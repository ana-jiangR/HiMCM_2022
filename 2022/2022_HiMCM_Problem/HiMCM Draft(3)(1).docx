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E79D8" w14:textId="00587147" w:rsidR="009B5237" w:rsidRDefault="007F2F04" w:rsidP="00500627">
      <w:pPr>
        <w:jc w:val="left"/>
        <w:rPr>
          <w:rFonts w:ascii="Times New Roman" w:hAnsi="Times New Roman" w:cs="Times New Roman"/>
          <w:sz w:val="24"/>
          <w:szCs w:val="24"/>
        </w:rPr>
      </w:pPr>
      <w:r>
        <w:rPr>
          <w:rFonts w:ascii="Times New Roman" w:hAnsi="Times New Roman" w:cs="Times New Roman"/>
          <w:sz w:val="24"/>
          <w:szCs w:val="24"/>
        </w:rPr>
        <w:t xml:space="preserve">It is obvious that the emission of CO2 is caused by many aspects of our society. The population of human beings, for example, could </w:t>
      </w:r>
      <w:r w:rsidR="005D76D1">
        <w:rPr>
          <w:rFonts w:ascii="Times New Roman" w:hAnsi="Times New Roman" w:cs="Times New Roman" w:hint="eastAsia"/>
          <w:sz w:val="24"/>
          <w:szCs w:val="24"/>
        </w:rPr>
        <w:t>d</w:t>
      </w:r>
      <w:r w:rsidR="005D76D1">
        <w:rPr>
          <w:rFonts w:ascii="Times New Roman" w:hAnsi="Times New Roman" w:cs="Times New Roman"/>
          <w:sz w:val="24"/>
          <w:szCs w:val="24"/>
        </w:rPr>
        <w:t>irectly contribute to the emission of</w:t>
      </w:r>
      <w:r>
        <w:rPr>
          <w:rFonts w:ascii="Times New Roman" w:hAnsi="Times New Roman" w:cs="Times New Roman"/>
          <w:sz w:val="24"/>
          <w:szCs w:val="24"/>
        </w:rPr>
        <w:t xml:space="preserve"> CO2</w:t>
      </w:r>
      <w:r w:rsidR="005D76D1">
        <w:rPr>
          <w:rFonts w:ascii="Times New Roman" w:hAnsi="Times New Roman" w:cs="Times New Roman"/>
          <w:sz w:val="24"/>
          <w:szCs w:val="24"/>
        </w:rPr>
        <w:t xml:space="preserve"> into the atmosphere</w:t>
      </w:r>
      <w:r>
        <w:rPr>
          <w:rFonts w:ascii="Times New Roman" w:hAnsi="Times New Roman" w:cs="Times New Roman"/>
          <w:sz w:val="24"/>
          <w:szCs w:val="24"/>
        </w:rPr>
        <w:t xml:space="preserve"> since the action of </w:t>
      </w:r>
      <w:commentRangeStart w:id="0"/>
      <w:r>
        <w:rPr>
          <w:rFonts w:ascii="Times New Roman" w:hAnsi="Times New Roman" w:cs="Times New Roman"/>
          <w:sz w:val="24"/>
          <w:szCs w:val="24"/>
        </w:rPr>
        <w:t xml:space="preserve">exhaling </w:t>
      </w:r>
      <w:r w:rsidR="005D76D1">
        <w:rPr>
          <w:rFonts w:ascii="Times New Roman" w:hAnsi="Times New Roman" w:cs="Times New Roman"/>
          <w:sz w:val="24"/>
          <w:szCs w:val="24"/>
        </w:rPr>
        <w:t>produces</w:t>
      </w:r>
      <w:r>
        <w:rPr>
          <w:rFonts w:ascii="Times New Roman" w:hAnsi="Times New Roman" w:cs="Times New Roman"/>
          <w:sz w:val="24"/>
          <w:szCs w:val="24"/>
        </w:rPr>
        <w:t xml:space="preserve"> CO2</w:t>
      </w:r>
      <w:commentRangeEnd w:id="0"/>
      <w:r w:rsidR="005A784D">
        <w:rPr>
          <w:rStyle w:val="CommentReference"/>
        </w:rPr>
        <w:commentReference w:id="0"/>
      </w:r>
      <w:r>
        <w:rPr>
          <w:rFonts w:ascii="Times New Roman" w:hAnsi="Times New Roman" w:cs="Times New Roman"/>
          <w:sz w:val="24"/>
          <w:szCs w:val="24"/>
        </w:rPr>
        <w:t xml:space="preserve">. Meanwhile, </w:t>
      </w:r>
      <w:r w:rsidR="005D76D1">
        <w:rPr>
          <w:rFonts w:ascii="Times New Roman" w:hAnsi="Times New Roman" w:cs="Times New Roman"/>
          <w:sz w:val="24"/>
          <w:szCs w:val="24"/>
        </w:rPr>
        <w:t xml:space="preserve">human actions such as </w:t>
      </w:r>
      <w:r>
        <w:rPr>
          <w:rFonts w:ascii="Times New Roman" w:hAnsi="Times New Roman" w:cs="Times New Roman"/>
          <w:sz w:val="24"/>
          <w:szCs w:val="24"/>
        </w:rPr>
        <w:t>powering transports, producing goods, and destruct</w:t>
      </w:r>
      <w:r w:rsidR="005D76D1">
        <w:rPr>
          <w:rFonts w:ascii="Times New Roman" w:hAnsi="Times New Roman" w:cs="Times New Roman"/>
          <w:sz w:val="24"/>
          <w:szCs w:val="24"/>
        </w:rPr>
        <w:t>ing</w:t>
      </w:r>
      <w:r>
        <w:rPr>
          <w:rFonts w:ascii="Times New Roman" w:hAnsi="Times New Roman" w:cs="Times New Roman"/>
          <w:sz w:val="24"/>
          <w:szCs w:val="24"/>
        </w:rPr>
        <w:t xml:space="preserve"> forests</w:t>
      </w:r>
      <w:r w:rsidR="005D76D1">
        <w:rPr>
          <w:rFonts w:ascii="Times New Roman" w:hAnsi="Times New Roman" w:cs="Times New Roman"/>
          <w:sz w:val="24"/>
          <w:szCs w:val="24"/>
        </w:rPr>
        <w:t xml:space="preserve"> all cause changes in the environment, </w:t>
      </w:r>
      <w:r w:rsidR="00500627">
        <w:rPr>
          <w:rFonts w:ascii="Times New Roman" w:hAnsi="Times New Roman" w:cs="Times New Roman"/>
          <w:sz w:val="24"/>
          <w:szCs w:val="24"/>
        </w:rPr>
        <w:t>releasing large amounts of CO2 while removing the plants that are responsible for the uptake of CO2.</w:t>
      </w:r>
    </w:p>
    <w:p w14:paraId="15DAC167" w14:textId="77777777" w:rsidR="00500627" w:rsidRDefault="00500627" w:rsidP="00500627">
      <w:pPr>
        <w:jc w:val="left"/>
        <w:rPr>
          <w:rFonts w:ascii="Times New Roman" w:hAnsi="Times New Roman" w:cs="Times New Roman"/>
          <w:sz w:val="24"/>
          <w:szCs w:val="24"/>
        </w:rPr>
      </w:pPr>
    </w:p>
    <w:p w14:paraId="035DAC85" w14:textId="3BB023F0" w:rsidR="00A54735" w:rsidRDefault="00500627" w:rsidP="00500627">
      <w:pPr>
        <w:jc w:val="left"/>
        <w:rPr>
          <w:rFonts w:ascii="Times New Roman" w:hAnsi="Times New Roman" w:cs="Times New Roman"/>
          <w:sz w:val="24"/>
          <w:szCs w:val="24"/>
        </w:rPr>
      </w:pPr>
      <w:r>
        <w:rPr>
          <w:rFonts w:ascii="Times New Roman" w:hAnsi="Times New Roman" w:cs="Times New Roman"/>
          <w:sz w:val="24"/>
          <w:szCs w:val="24"/>
        </w:rPr>
        <w:t>Our group has considered various aspects, but it seems impossible to include all variables for our prediction. With that said, we strive to produce models that mimic reality the most with limited amounts of variables.</w:t>
      </w:r>
    </w:p>
    <w:p w14:paraId="3F872C0E" w14:textId="3FB1DA52" w:rsidR="00167B02" w:rsidRDefault="00167B02" w:rsidP="00500627">
      <w:pPr>
        <w:jc w:val="left"/>
        <w:rPr>
          <w:rFonts w:ascii="Times New Roman" w:hAnsi="Times New Roman" w:cs="Times New Roman"/>
          <w:sz w:val="24"/>
          <w:szCs w:val="24"/>
        </w:rPr>
      </w:pPr>
    </w:p>
    <w:p w14:paraId="2F256E2D" w14:textId="33739655" w:rsidR="005A07FF" w:rsidRDefault="00167B02" w:rsidP="00516102">
      <w:pPr>
        <w:jc w:val="left"/>
        <w:rPr>
          <w:rFonts w:ascii="Times New Roman" w:hAnsi="Times New Roman" w:cs="Times New Roman"/>
          <w:sz w:val="24"/>
          <w:szCs w:val="24"/>
        </w:rPr>
      </w:pPr>
      <w:r>
        <w:rPr>
          <w:rFonts w:ascii="Times New Roman" w:hAnsi="Times New Roman" w:cs="Times New Roman"/>
          <w:sz w:val="24"/>
          <w:szCs w:val="24"/>
        </w:rPr>
        <w:t>To begin with, we set time as the independent variable and the level of CO2 in the atmosphere as the dependent variable.</w:t>
      </w:r>
      <w:r w:rsidR="00516102">
        <w:rPr>
          <w:rFonts w:ascii="Times New Roman" w:hAnsi="Times New Roman" w:cs="Times New Roman"/>
          <w:sz w:val="24"/>
          <w:szCs w:val="24"/>
        </w:rPr>
        <w:t xml:space="preserve"> </w:t>
      </w:r>
      <w:r w:rsidR="00516102">
        <w:rPr>
          <w:rFonts w:ascii="Times New Roman" w:hAnsi="Times New Roman" w:cs="Times New Roman" w:hint="eastAsia"/>
          <w:sz w:val="24"/>
          <w:szCs w:val="24"/>
        </w:rPr>
        <w:t>The</w:t>
      </w:r>
      <w:r w:rsidR="00516102">
        <w:rPr>
          <w:rFonts w:ascii="Times New Roman" w:hAnsi="Times New Roman" w:cs="Times New Roman"/>
          <w:sz w:val="24"/>
          <w:szCs w:val="24"/>
        </w:rPr>
        <w:t xml:space="preserve"> first model that could be set would be the model of linear regression.</w:t>
      </w:r>
      <w:r w:rsidR="006B6A00">
        <w:rPr>
          <w:rFonts w:ascii="Times New Roman" w:hAnsi="Times New Roman" w:cs="Times New Roman"/>
          <w:sz w:val="24"/>
          <w:szCs w:val="24"/>
        </w:rPr>
        <w:t xml:space="preserve"> </w:t>
      </w:r>
    </w:p>
    <w:p w14:paraId="3D1DBB4C" w14:textId="38A71944" w:rsidR="00A54735" w:rsidRPr="00516102" w:rsidRDefault="00A54735" w:rsidP="00500627">
      <w:pPr>
        <w:jc w:val="left"/>
        <w:rPr>
          <w:rFonts w:ascii="Times New Roman" w:hAnsi="Times New Roman" w:cs="Times New Roman"/>
          <w:sz w:val="24"/>
          <w:szCs w:val="24"/>
        </w:rPr>
      </w:pPr>
    </w:p>
    <w:p w14:paraId="7D812A8E" w14:textId="52FD9A08" w:rsidR="00A54735" w:rsidRDefault="00A54735" w:rsidP="00500627">
      <w:pPr>
        <w:jc w:val="left"/>
        <w:rPr>
          <w:rFonts w:ascii="Times New Roman" w:hAnsi="Times New Roman" w:cs="Times New Roman"/>
          <w:sz w:val="24"/>
          <w:szCs w:val="24"/>
        </w:rPr>
      </w:pPr>
      <w:r w:rsidRPr="000B1617">
        <w:rPr>
          <w:rFonts w:ascii="Times New Roman" w:hAnsi="Times New Roman" w:cs="Times New Roman" w:hint="eastAsia"/>
          <w:b/>
          <w:bCs/>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Pr="000B1617">
        <w:rPr>
          <w:rFonts w:ascii="Times New Roman" w:hAnsi="Times New Roman" w:cs="Times New Roman"/>
          <w:b/>
          <w:bCs/>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odel 1: Linear Regression</w:t>
      </w:r>
    </w:p>
    <w:p w14:paraId="660B12C0" w14:textId="51DB3487" w:rsidR="00A54735" w:rsidRDefault="00A54735" w:rsidP="00500627">
      <w:pPr>
        <w:jc w:val="left"/>
        <w:rPr>
          <w:rFonts w:ascii="Times New Roman" w:hAnsi="Times New Roman" w:cs="Times New Roman"/>
          <w:sz w:val="24"/>
          <w:szCs w:val="24"/>
        </w:rPr>
      </w:pPr>
    </w:p>
    <w:p w14:paraId="617B04A5" w14:textId="2ECCA0E9" w:rsidR="00A54735" w:rsidRDefault="00A54735" w:rsidP="00A54735">
      <w:pPr>
        <w:pStyle w:val="ListParagraph"/>
        <w:numPr>
          <w:ilvl w:val="1"/>
          <w:numId w:val="1"/>
        </w:numPr>
        <w:ind w:firstLineChars="0"/>
        <w:jc w:val="left"/>
        <w:rPr>
          <w:rFonts w:ascii="Times New Roman" w:hAnsi="Times New Roman" w:cs="Times New Roman"/>
          <w:sz w:val="24"/>
          <w:szCs w:val="24"/>
        </w:rPr>
      </w:pPr>
      <w:r w:rsidRPr="00A54735">
        <w:rPr>
          <w:rFonts w:ascii="Times New Roman" w:hAnsi="Times New Roman" w:cs="Times New Roman"/>
          <w:sz w:val="24"/>
          <w:szCs w:val="24"/>
        </w:rPr>
        <w:t>Introduction to the model:</w:t>
      </w:r>
    </w:p>
    <w:p w14:paraId="7B45D618" w14:textId="77777777" w:rsidR="003F5B9C" w:rsidRPr="00A54735" w:rsidRDefault="003F5B9C" w:rsidP="003F5B9C">
      <w:pPr>
        <w:pStyle w:val="ListParagraph"/>
        <w:ind w:left="360" w:firstLineChars="0" w:firstLine="0"/>
        <w:jc w:val="left"/>
        <w:rPr>
          <w:rFonts w:ascii="Times New Roman" w:hAnsi="Times New Roman" w:cs="Times New Roman"/>
          <w:sz w:val="24"/>
          <w:szCs w:val="24"/>
        </w:rPr>
      </w:pPr>
    </w:p>
    <w:p w14:paraId="54CEB1E2" w14:textId="4133538D" w:rsidR="00A54735" w:rsidRDefault="00A54735" w:rsidP="0063325A">
      <w:pPr>
        <w:ind w:firstLine="360"/>
        <w:jc w:val="left"/>
        <w:rPr>
          <w:rFonts w:ascii="Times New Roman" w:hAnsi="Times New Roman" w:cs="Times New Roman"/>
          <w:sz w:val="24"/>
          <w:szCs w:val="24"/>
        </w:rPr>
      </w:pPr>
      <w:r w:rsidRPr="0063325A">
        <w:rPr>
          <w:rFonts w:ascii="Times New Roman" w:hAnsi="Times New Roman" w:cs="Times New Roman"/>
          <w:sz w:val="24"/>
          <w:szCs w:val="24"/>
        </w:rPr>
        <w:t xml:space="preserve">This model is used to predict the relationship between two variables by applying a linear equation to the given data. </w:t>
      </w:r>
      <w:r w:rsidR="0017756C">
        <w:rPr>
          <w:rFonts w:ascii="Times New Roman" w:hAnsi="Times New Roman" w:cs="Times New Roman"/>
          <w:sz w:val="24"/>
          <w:szCs w:val="24"/>
        </w:rPr>
        <w:t>It</w:t>
      </w:r>
      <w:r w:rsidRPr="0063325A">
        <w:rPr>
          <w:rFonts w:ascii="Times New Roman" w:hAnsi="Times New Roman" w:cs="Times New Roman"/>
          <w:sz w:val="24"/>
          <w:szCs w:val="24"/>
        </w:rPr>
        <w:t xml:space="preserve"> is commonly used for predictive analysis</w:t>
      </w:r>
      <w:r w:rsidR="0063325A" w:rsidRPr="0063325A">
        <w:rPr>
          <w:rFonts w:ascii="Times New Roman" w:hAnsi="Times New Roman" w:cs="Times New Roman"/>
          <w:sz w:val="24"/>
          <w:szCs w:val="24"/>
        </w:rPr>
        <w:t xml:space="preserve"> </w:t>
      </w:r>
      <w:r w:rsidR="0017756C">
        <w:rPr>
          <w:rFonts w:ascii="Times New Roman" w:hAnsi="Times New Roman" w:cs="Times New Roman"/>
          <w:sz w:val="24"/>
          <w:szCs w:val="24"/>
        </w:rPr>
        <w:t>that</w:t>
      </w:r>
      <w:r w:rsidR="0063325A" w:rsidRPr="0063325A">
        <w:rPr>
          <w:rFonts w:ascii="Times New Roman" w:hAnsi="Times New Roman" w:cs="Times New Roman"/>
          <w:sz w:val="24"/>
          <w:szCs w:val="24"/>
        </w:rPr>
        <w:t xml:space="preserve"> includes an explanatory (independent)</w:t>
      </w:r>
      <w:r w:rsidR="0017756C" w:rsidRPr="0017756C">
        <w:rPr>
          <w:rFonts w:ascii="Times New Roman" w:hAnsi="Times New Roman" w:cs="Times New Roman"/>
          <w:sz w:val="24"/>
          <w:szCs w:val="24"/>
        </w:rPr>
        <w:t xml:space="preserve"> </w:t>
      </w:r>
      <w:r w:rsidR="0017756C" w:rsidRPr="0063325A">
        <w:rPr>
          <w:rFonts w:ascii="Times New Roman" w:hAnsi="Times New Roman" w:cs="Times New Roman"/>
          <w:sz w:val="24"/>
          <w:szCs w:val="24"/>
        </w:rPr>
        <w:t>variable</w:t>
      </w:r>
      <w:r w:rsidR="0063325A" w:rsidRPr="0063325A">
        <w:rPr>
          <w:rFonts w:ascii="Times New Roman" w:hAnsi="Times New Roman" w:cs="Times New Roman"/>
          <w:sz w:val="24"/>
          <w:szCs w:val="24"/>
        </w:rPr>
        <w:t xml:space="preserve"> and a dependent variable.</w:t>
      </w:r>
      <w:r w:rsidRPr="0063325A">
        <w:rPr>
          <w:rFonts w:ascii="Times New Roman" w:hAnsi="Times New Roman" w:cs="Times New Roman"/>
          <w:sz w:val="24"/>
          <w:szCs w:val="24"/>
        </w:rPr>
        <w:t xml:space="preserve"> </w:t>
      </w:r>
      <w:r w:rsidR="0017756C">
        <w:rPr>
          <w:rFonts w:ascii="Times New Roman" w:hAnsi="Times New Roman" w:cs="Times New Roman"/>
          <w:sz w:val="24"/>
          <w:szCs w:val="24"/>
        </w:rPr>
        <w:t xml:space="preserve">But before using this model, it is essential to prove that there is a relationship between the two variables. </w:t>
      </w:r>
    </w:p>
    <w:p w14:paraId="69191360" w14:textId="77777777" w:rsidR="003F5B9C" w:rsidRDefault="003F5B9C" w:rsidP="0063325A">
      <w:pPr>
        <w:ind w:firstLine="360"/>
        <w:jc w:val="left"/>
        <w:rPr>
          <w:rFonts w:ascii="Times New Roman" w:hAnsi="Times New Roman" w:cs="Times New Roman"/>
          <w:sz w:val="24"/>
          <w:szCs w:val="24"/>
        </w:rPr>
      </w:pPr>
    </w:p>
    <w:p w14:paraId="248FF91E" w14:textId="7B21EAFB" w:rsidR="003F5B9C" w:rsidRDefault="0017756C" w:rsidP="003F5B9C">
      <w:pPr>
        <w:pStyle w:val="ListParagraph"/>
        <w:numPr>
          <w:ilvl w:val="1"/>
          <w:numId w:val="1"/>
        </w:numPr>
        <w:ind w:firstLineChars="0"/>
        <w:jc w:val="left"/>
        <w:rPr>
          <w:rFonts w:ascii="Times New Roman" w:hAnsi="Times New Roman" w:cs="Times New Roman"/>
          <w:sz w:val="24"/>
          <w:szCs w:val="24"/>
        </w:rPr>
      </w:pPr>
      <w:r w:rsidRPr="0017756C">
        <w:rPr>
          <w:rFonts w:ascii="Times New Roman" w:hAnsi="Times New Roman" w:cs="Times New Roman"/>
          <w:sz w:val="24"/>
          <w:szCs w:val="24"/>
        </w:rPr>
        <w:t>Variables of the model:</w:t>
      </w:r>
    </w:p>
    <w:p w14:paraId="5F40A71A" w14:textId="77777777" w:rsidR="003F5B9C" w:rsidRPr="003F5B9C" w:rsidRDefault="003F5B9C" w:rsidP="003F5B9C">
      <w:pPr>
        <w:pStyle w:val="ListParagraph"/>
        <w:ind w:left="360" w:firstLineChars="0" w:firstLine="0"/>
        <w:jc w:val="left"/>
        <w:rPr>
          <w:rFonts w:ascii="Times New Roman" w:hAnsi="Times New Roman" w:cs="Times New Roman"/>
          <w:sz w:val="24"/>
          <w:szCs w:val="24"/>
        </w:rPr>
      </w:pPr>
    </w:p>
    <w:p w14:paraId="6F94A51A" w14:textId="245A5E33" w:rsidR="0017756C" w:rsidRDefault="0017756C" w:rsidP="0017756C">
      <w:pPr>
        <w:pStyle w:val="ListParagraph"/>
        <w:ind w:left="360" w:firstLineChars="0" w:firstLine="0"/>
        <w:jc w:val="left"/>
        <w:rPr>
          <w:rFonts w:ascii="Times New Roman" w:hAnsi="Times New Roman" w:cs="Times New Roman"/>
          <w:sz w:val="24"/>
          <w:szCs w:val="24"/>
        </w:rPr>
      </w:pPr>
      <w:r>
        <w:rPr>
          <w:rFonts w:ascii="Times New Roman" w:hAnsi="Times New Roman" w:cs="Times New Roman"/>
          <w:sz w:val="24"/>
          <w:szCs w:val="24"/>
        </w:rPr>
        <w:t>x: the time (year number)</w:t>
      </w:r>
    </w:p>
    <w:p w14:paraId="39DC825A" w14:textId="4E577D77" w:rsidR="0017756C" w:rsidRDefault="0017756C" w:rsidP="0017756C">
      <w:pPr>
        <w:pStyle w:val="ListParagraph"/>
        <w:ind w:left="360" w:firstLineChars="0" w:firstLine="0"/>
        <w:jc w:val="left"/>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 the level of CO2 in the atmosphere (</w:t>
      </w:r>
      <w:r w:rsidR="000313F3">
        <w:rPr>
          <w:rFonts w:ascii="Times New Roman" w:hAnsi="Times New Roman" w:cs="Times New Roman"/>
          <w:sz w:val="24"/>
          <w:szCs w:val="24"/>
        </w:rPr>
        <w:t>in ppm)</w:t>
      </w:r>
    </w:p>
    <w:p w14:paraId="0D752316" w14:textId="77777777" w:rsidR="003F5B9C" w:rsidRPr="0017756C" w:rsidRDefault="003F5B9C" w:rsidP="0017756C">
      <w:pPr>
        <w:pStyle w:val="ListParagraph"/>
        <w:ind w:left="360" w:firstLineChars="0" w:firstLine="0"/>
        <w:jc w:val="left"/>
        <w:rPr>
          <w:rFonts w:ascii="Times New Roman" w:hAnsi="Times New Roman" w:cs="Times New Roman"/>
          <w:sz w:val="24"/>
          <w:szCs w:val="24"/>
        </w:rPr>
      </w:pPr>
    </w:p>
    <w:p w14:paraId="083495D6" w14:textId="27ECD1C3" w:rsidR="0063325A" w:rsidRPr="003F5B9C" w:rsidRDefault="000313F3" w:rsidP="003F5B9C">
      <w:pPr>
        <w:pStyle w:val="ListParagraph"/>
        <w:numPr>
          <w:ilvl w:val="1"/>
          <w:numId w:val="1"/>
        </w:numPr>
        <w:ind w:firstLineChars="0"/>
        <w:jc w:val="left"/>
        <w:rPr>
          <w:rFonts w:ascii="Times New Roman" w:hAnsi="Times New Roman" w:cs="Times New Roman"/>
          <w:sz w:val="24"/>
          <w:szCs w:val="24"/>
        </w:rPr>
      </w:pPr>
      <w:r w:rsidRPr="003F5B9C">
        <w:rPr>
          <w:rFonts w:ascii="Times New Roman" w:hAnsi="Times New Roman" w:cs="Times New Roman"/>
          <w:sz w:val="24"/>
          <w:szCs w:val="24"/>
        </w:rPr>
        <w:t>J</w:t>
      </w:r>
      <w:r w:rsidR="0063325A" w:rsidRPr="003F5B9C">
        <w:rPr>
          <w:rFonts w:ascii="Times New Roman" w:hAnsi="Times New Roman" w:cs="Times New Roman"/>
          <w:sz w:val="24"/>
          <w:szCs w:val="24"/>
        </w:rPr>
        <w:t>ustification of the use of this model:</w:t>
      </w:r>
    </w:p>
    <w:p w14:paraId="7B668AEE" w14:textId="77777777" w:rsidR="003F5B9C" w:rsidRPr="003F5B9C" w:rsidRDefault="003F5B9C" w:rsidP="003F5B9C">
      <w:pPr>
        <w:pStyle w:val="ListParagraph"/>
        <w:ind w:left="360" w:firstLineChars="0" w:firstLine="0"/>
        <w:jc w:val="left"/>
        <w:rPr>
          <w:rFonts w:ascii="Times New Roman" w:hAnsi="Times New Roman" w:cs="Times New Roman"/>
          <w:sz w:val="24"/>
          <w:szCs w:val="24"/>
        </w:rPr>
      </w:pPr>
    </w:p>
    <w:p w14:paraId="49FA91B2" w14:textId="77777777" w:rsidR="000313F3" w:rsidRDefault="000313F3" w:rsidP="0017756C">
      <w:pPr>
        <w:ind w:firstLine="360"/>
        <w:jc w:val="left"/>
        <w:rPr>
          <w:rFonts w:ascii="Times New Roman" w:hAnsi="Times New Roman" w:cs="Times New Roman"/>
          <w:sz w:val="24"/>
          <w:szCs w:val="24"/>
        </w:rPr>
      </w:pPr>
      <w:r>
        <w:rPr>
          <w:rFonts w:ascii="Times New Roman" w:hAnsi="Times New Roman" w:cs="Times New Roman"/>
          <w:sz w:val="24"/>
          <w:szCs w:val="24"/>
        </w:rPr>
        <w:t>To justify the use of linear regression, all we have to do is to justify that there is a close relationship between the year number and the level of CO2 in the atmosphere. As a visualized graph, a scattered plot may be used to indicate such correlation:</w:t>
      </w:r>
    </w:p>
    <w:p w14:paraId="174B577F" w14:textId="77777777" w:rsidR="000313F3" w:rsidRDefault="000313F3" w:rsidP="0017756C">
      <w:pPr>
        <w:ind w:firstLine="360"/>
        <w:jc w:val="left"/>
        <w:rPr>
          <w:rFonts w:ascii="Times New Roman" w:hAnsi="Times New Roman" w:cs="Times New Roman"/>
          <w:sz w:val="24"/>
          <w:szCs w:val="24"/>
        </w:rPr>
      </w:pPr>
    </w:p>
    <w:p w14:paraId="7F4DE581" w14:textId="2B948B3F" w:rsidR="000313F3" w:rsidRDefault="000313F3" w:rsidP="0017756C">
      <w:pPr>
        <w:ind w:firstLine="360"/>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ECA9F" wp14:editId="6E87C1C2">
            <wp:extent cx="5274310" cy="2781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inline>
        </w:drawing>
      </w:r>
    </w:p>
    <w:p w14:paraId="11EE3FCA" w14:textId="4F6C8FDA" w:rsidR="000313F3" w:rsidRDefault="000313F3" w:rsidP="0017756C">
      <w:pPr>
        <w:ind w:firstLine="360"/>
        <w:jc w:val="left"/>
        <w:rPr>
          <w:rFonts w:ascii="Times New Roman" w:hAnsi="Times New Roman" w:cs="Times New Roman"/>
          <w:sz w:val="24"/>
          <w:szCs w:val="24"/>
        </w:rPr>
      </w:pPr>
      <w:r w:rsidRPr="000313F3">
        <w:rPr>
          <w:rFonts w:ascii="Times New Roman" w:hAnsi="Times New Roman" w:cs="Times New Roman"/>
          <w:sz w:val="24"/>
          <w:szCs w:val="24"/>
        </w:rPr>
        <w:t xml:space="preserve">As shown above, the trend of the line is sloping upwards, </w:t>
      </w:r>
      <w:r w:rsidR="00704771">
        <w:rPr>
          <w:rFonts w:ascii="Times New Roman" w:hAnsi="Times New Roman" w:cs="Times New Roman"/>
          <w:sz w:val="24"/>
          <w:szCs w:val="24"/>
        </w:rPr>
        <w:t>indicating</w:t>
      </w:r>
      <w:r w:rsidRPr="000313F3">
        <w:rPr>
          <w:rFonts w:ascii="Times New Roman" w:hAnsi="Times New Roman" w:cs="Times New Roman"/>
          <w:sz w:val="24"/>
          <w:szCs w:val="24"/>
        </w:rPr>
        <w:t xml:space="preserve"> that there is a positive relationship between the year number and the level of CO2: The level of CO2 increases as the year increases. And since the line is relatively flat, it seems reasonable for us to use linear regression as a model to predict the future level of CO2 </w:t>
      </w:r>
      <w:r w:rsidR="00062443">
        <w:rPr>
          <w:rFonts w:ascii="Times New Roman" w:hAnsi="Times New Roman" w:cs="Times New Roman"/>
          <w:sz w:val="24"/>
          <w:szCs w:val="24"/>
        </w:rPr>
        <w:t>concerning</w:t>
      </w:r>
      <w:r w:rsidRPr="000313F3">
        <w:rPr>
          <w:rFonts w:ascii="Times New Roman" w:hAnsi="Times New Roman" w:cs="Times New Roman"/>
          <w:sz w:val="24"/>
          <w:szCs w:val="24"/>
        </w:rPr>
        <w:t xml:space="preserve"> the year.</w:t>
      </w:r>
    </w:p>
    <w:p w14:paraId="65AA6035" w14:textId="77777777" w:rsidR="00526A8D" w:rsidRDefault="00526A8D" w:rsidP="0017756C">
      <w:pPr>
        <w:ind w:firstLine="360"/>
        <w:jc w:val="left"/>
        <w:rPr>
          <w:rFonts w:ascii="Times New Roman" w:hAnsi="Times New Roman" w:cs="Times New Roman"/>
          <w:sz w:val="24"/>
          <w:szCs w:val="24"/>
        </w:rPr>
      </w:pPr>
    </w:p>
    <w:p w14:paraId="251F4DFD" w14:textId="43042291" w:rsidR="00702BDA" w:rsidRDefault="000313F3" w:rsidP="00704771">
      <w:pPr>
        <w:ind w:firstLine="360"/>
        <w:jc w:val="left"/>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ow we have the idea of a correlation, we </w:t>
      </w:r>
      <w:r w:rsidR="003F5B9C">
        <w:rPr>
          <w:rFonts w:ascii="Times New Roman" w:hAnsi="Times New Roman" w:cs="Times New Roman"/>
          <w:sz w:val="24"/>
          <w:szCs w:val="24"/>
        </w:rPr>
        <w:t>should also</w:t>
      </w:r>
      <w:r>
        <w:rPr>
          <w:rFonts w:ascii="Times New Roman" w:hAnsi="Times New Roman" w:cs="Times New Roman"/>
          <w:sz w:val="24"/>
          <w:szCs w:val="24"/>
        </w:rPr>
        <w:t xml:space="preserve"> use a correlation coefficient to prove numerically that </w:t>
      </w:r>
      <w:r w:rsidR="00704771">
        <w:rPr>
          <w:rFonts w:ascii="Times New Roman" w:hAnsi="Times New Roman" w:cs="Times New Roman"/>
          <w:sz w:val="24"/>
          <w:szCs w:val="24"/>
        </w:rPr>
        <w:t>our</w:t>
      </w:r>
      <w:r>
        <w:rPr>
          <w:rFonts w:ascii="Times New Roman" w:hAnsi="Times New Roman" w:cs="Times New Roman"/>
          <w:sz w:val="24"/>
          <w:szCs w:val="24"/>
        </w:rPr>
        <w:t xml:space="preserve"> </w:t>
      </w:r>
      <w:r w:rsidR="00704771">
        <w:rPr>
          <w:rFonts w:ascii="Times New Roman" w:hAnsi="Times New Roman" w:cs="Times New Roman"/>
          <w:sz w:val="24"/>
          <w:szCs w:val="24"/>
        </w:rPr>
        <w:t>conclusion</w:t>
      </w:r>
      <w:r>
        <w:rPr>
          <w:rFonts w:ascii="Times New Roman" w:hAnsi="Times New Roman" w:cs="Times New Roman"/>
          <w:sz w:val="24"/>
          <w:szCs w:val="24"/>
        </w:rPr>
        <w:t xml:space="preserve"> is not only a conjecture. </w:t>
      </w:r>
      <w:r w:rsidR="00704771">
        <w:rPr>
          <w:rFonts w:ascii="Times New Roman" w:hAnsi="Times New Roman" w:cs="Times New Roman"/>
          <w:sz w:val="24"/>
          <w:szCs w:val="24"/>
        </w:rPr>
        <w:t>Correlation coefficient</w:t>
      </w:r>
      <w:r w:rsidR="00702BDA">
        <w:rPr>
          <w:rFonts w:ascii="Times New Roman" w:hAnsi="Times New Roman" w:cs="Times New Roman"/>
          <w:sz w:val="24"/>
          <w:szCs w:val="24"/>
        </w:rPr>
        <w:t xml:space="preserve"> formulas </w:t>
      </w:r>
      <w:r w:rsidR="00704771">
        <w:rPr>
          <w:rFonts w:ascii="Times New Roman" w:hAnsi="Times New Roman" w:cs="Times New Roman"/>
          <w:sz w:val="24"/>
          <w:szCs w:val="24"/>
        </w:rPr>
        <w:t xml:space="preserve">are used to measure the relationship between two variables. </w:t>
      </w:r>
      <w:r w:rsidR="00702BDA">
        <w:rPr>
          <w:rFonts w:ascii="Times New Roman" w:hAnsi="Times New Roman" w:cs="Times New Roman"/>
          <w:sz w:val="24"/>
          <w:szCs w:val="24"/>
        </w:rPr>
        <w:t>It will return a value between -1 and 1. The magnitude of the value means how strong the relationship is (with 1 indicating the strongest relationship). The sign of the value means how the two values are related. If it results is negative, then the two variables have a negative relationship; if the result is positive, then the two variables have a positive relationship. If the result is 0, then there is no relationship at all.</w:t>
      </w:r>
    </w:p>
    <w:p w14:paraId="7183CDA3" w14:textId="77777777" w:rsidR="00526A8D" w:rsidRDefault="00526A8D" w:rsidP="00704771">
      <w:pPr>
        <w:ind w:firstLine="360"/>
        <w:jc w:val="left"/>
        <w:rPr>
          <w:rFonts w:ascii="Times New Roman" w:hAnsi="Times New Roman" w:cs="Times New Roman"/>
          <w:sz w:val="24"/>
          <w:szCs w:val="24"/>
        </w:rPr>
      </w:pPr>
    </w:p>
    <w:p w14:paraId="62A13A43" w14:textId="1F8B5E4B" w:rsidR="0063325A" w:rsidRDefault="00704771" w:rsidP="00704771">
      <w:pPr>
        <w:ind w:firstLine="360"/>
        <w:jc w:val="left"/>
        <w:rPr>
          <w:rFonts w:ascii="Times New Roman" w:hAnsi="Times New Roman" w:cs="Times New Roman"/>
          <w:sz w:val="24"/>
          <w:szCs w:val="24"/>
        </w:rPr>
      </w:pPr>
      <w:r>
        <w:rPr>
          <w:rFonts w:ascii="Times New Roman" w:hAnsi="Times New Roman" w:cs="Times New Roman"/>
          <w:sz w:val="24"/>
          <w:szCs w:val="24"/>
        </w:rPr>
        <w:t xml:space="preserve">The most commonly used type </w:t>
      </w:r>
      <w:r w:rsidR="00702BDA">
        <w:rPr>
          <w:rFonts w:ascii="Times New Roman" w:hAnsi="Times New Roman" w:cs="Times New Roman"/>
          <w:sz w:val="24"/>
          <w:szCs w:val="24"/>
        </w:rPr>
        <w:t xml:space="preserve">of formula </w:t>
      </w:r>
      <w:r>
        <w:rPr>
          <w:rFonts w:ascii="Times New Roman" w:hAnsi="Times New Roman" w:cs="Times New Roman"/>
          <w:sz w:val="24"/>
          <w:szCs w:val="24"/>
        </w:rPr>
        <w:t xml:space="preserve">is </w:t>
      </w:r>
      <w:r w:rsidRPr="00704771">
        <w:rPr>
          <w:rFonts w:ascii="Times New Roman" w:hAnsi="Times New Roman" w:cs="Times New Roman"/>
          <w:sz w:val="24"/>
          <w:szCs w:val="24"/>
        </w:rPr>
        <w:t>Pearson’s correlation</w:t>
      </w:r>
      <w:r w:rsidR="00702BDA">
        <w:rPr>
          <w:rFonts w:ascii="Times New Roman" w:hAnsi="Times New Roman" w:cs="Times New Roman"/>
          <w:sz w:val="24"/>
          <w:szCs w:val="24"/>
        </w:rPr>
        <w:t xml:space="preserve"> coefficient formula</w:t>
      </w:r>
      <w:r>
        <w:rPr>
          <w:rFonts w:ascii="Times New Roman" w:hAnsi="Times New Roman" w:cs="Times New Roman"/>
          <w:sz w:val="24"/>
          <w:szCs w:val="24"/>
        </w:rPr>
        <w:t>, which is the one we will use here</w:t>
      </w:r>
      <w:r w:rsidR="00516102">
        <w:rPr>
          <w:rFonts w:ascii="Times New Roman" w:hAnsi="Times New Roman" w:cs="Times New Roman"/>
          <w:sz w:val="24"/>
          <w:szCs w:val="24"/>
        </w:rPr>
        <w:t>:</w:t>
      </w:r>
    </w:p>
    <w:p w14:paraId="5DF7DED7" w14:textId="092CB4A7" w:rsidR="00516102" w:rsidRDefault="00516102" w:rsidP="00516102">
      <w:pPr>
        <w:jc w:val="left"/>
        <w:rPr>
          <w:rFonts w:ascii="Times New Roman" w:hAnsi="Times New Roman" w:cs="Times New Roman"/>
          <w:sz w:val="24"/>
          <w:szCs w:val="24"/>
        </w:rPr>
      </w:pPr>
    </w:p>
    <w:p w14:paraId="131B1648" w14:textId="77A7B090" w:rsidR="00516102" w:rsidRPr="00516102" w:rsidRDefault="00981BE6" w:rsidP="00516102">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xy</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xy</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den>
          </m:f>
        </m:oMath>
      </m:oMathPara>
    </w:p>
    <w:p w14:paraId="27530548" w14:textId="57CB2F1E" w:rsidR="00516102" w:rsidRDefault="00516102" w:rsidP="00516102">
      <w:pPr>
        <w:jc w:val="left"/>
        <w:rPr>
          <w:rFonts w:ascii="Times New Roman" w:hAnsi="Times New Roman" w:cs="Times New Roman"/>
          <w:sz w:val="24"/>
          <w:szCs w:val="24"/>
        </w:rPr>
      </w:pPr>
    </w:p>
    <w:p w14:paraId="66A5C3C0" w14:textId="4D2E313A" w:rsidR="00D05D02" w:rsidRDefault="00981BE6" w:rsidP="00516102">
      <w:pPr>
        <w:jc w:val="lef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xy</m:t>
            </m:r>
          </m:sub>
        </m:sSub>
      </m:oMath>
      <w:r w:rsidR="00D05D02">
        <w:rPr>
          <w:rFonts w:ascii="Times New Roman" w:hAnsi="Times New Roman" w:cs="Times New Roman" w:hint="eastAsia"/>
          <w:sz w:val="24"/>
          <w:szCs w:val="24"/>
        </w:rPr>
        <w:t xml:space="preserve"> </w:t>
      </w:r>
      <w:r w:rsidR="00D05D02">
        <w:rPr>
          <w:rFonts w:ascii="Times New Roman" w:hAnsi="Times New Roman" w:cs="Times New Roman"/>
          <w:sz w:val="24"/>
          <w:szCs w:val="24"/>
        </w:rPr>
        <w:t>is the sample covariance.</w:t>
      </w:r>
    </w:p>
    <w:p w14:paraId="477CF031" w14:textId="352C6249" w:rsidR="00D05D02" w:rsidRDefault="00981BE6" w:rsidP="00516102">
      <w:pPr>
        <w:jc w:val="lef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oMath>
      <w:r w:rsidR="00D05D02">
        <w:rPr>
          <w:rFonts w:ascii="Times New Roman" w:hAnsi="Times New Roman" w:cs="Times New Roman" w:hint="eastAsia"/>
          <w:sz w:val="24"/>
          <w:szCs w:val="24"/>
        </w:rPr>
        <w:t xml:space="preserve"> </w:t>
      </w:r>
      <w:r w:rsidR="00D05D02">
        <w:rPr>
          <w:rFonts w:ascii="Times New Roman" w:hAnsi="Times New Roman" w:cs="Times New Roman"/>
          <w:sz w:val="24"/>
          <w:szCs w:val="24"/>
        </w:rPr>
        <w:t>is the standard deviation of values of x.</w:t>
      </w:r>
    </w:p>
    <w:p w14:paraId="28DB6A3E" w14:textId="02C36C61" w:rsidR="00D05D02" w:rsidRDefault="00981BE6" w:rsidP="00516102">
      <w:pPr>
        <w:jc w:val="lef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oMath>
      <w:r w:rsidR="00D05D02">
        <w:rPr>
          <w:rFonts w:ascii="Times New Roman" w:hAnsi="Times New Roman" w:cs="Times New Roman" w:hint="eastAsia"/>
          <w:sz w:val="24"/>
          <w:szCs w:val="24"/>
        </w:rPr>
        <w:t xml:space="preserve"> </w:t>
      </w:r>
      <w:r w:rsidR="00D05D02">
        <w:rPr>
          <w:rFonts w:ascii="Times New Roman" w:hAnsi="Times New Roman" w:cs="Times New Roman"/>
          <w:sz w:val="24"/>
          <w:szCs w:val="24"/>
        </w:rPr>
        <w:t>is the standard deviation of values of y.</w:t>
      </w:r>
    </w:p>
    <w:p w14:paraId="1E218142" w14:textId="0668876A" w:rsidR="00D05D02" w:rsidRDefault="00D05D02" w:rsidP="00516102">
      <w:pPr>
        <w:jc w:val="left"/>
        <w:rPr>
          <w:rFonts w:ascii="Times New Roman" w:hAnsi="Times New Roman" w:cs="Times New Roman"/>
          <w:sz w:val="24"/>
          <w:szCs w:val="24"/>
        </w:rPr>
      </w:pPr>
    </w:p>
    <w:p w14:paraId="731FAE18" w14:textId="2EBF24C9" w:rsidR="00D05D02" w:rsidRDefault="00D05D02" w:rsidP="00516102">
      <w:pPr>
        <w:jc w:val="left"/>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xpanding the formula will give us: </w:t>
      </w:r>
    </w:p>
    <w:p w14:paraId="75F30763" w14:textId="076F4F0A" w:rsidR="00D05D02" w:rsidRDefault="00D05D02" w:rsidP="00516102">
      <w:pPr>
        <w:jc w:val="left"/>
        <w:rPr>
          <w:rFonts w:ascii="Times New Roman" w:hAnsi="Times New Roman" w:cs="Times New Roman"/>
          <w:sz w:val="24"/>
          <w:szCs w:val="24"/>
        </w:rPr>
      </w:pPr>
    </w:p>
    <w:p w14:paraId="5437DFAA" w14:textId="4D35039E" w:rsidR="00D05D02" w:rsidRPr="00F04DA1" w:rsidRDefault="00D05D02" w:rsidP="00516102">
      <w:pPr>
        <w:jc w:val="left"/>
        <w:rPr>
          <w:rFonts w:ascii="Times New Roman" w:hAnsi="Times New Roman" w:cs="Times New Roman"/>
          <w:sz w:val="24"/>
          <w:szCs w:val="24"/>
        </w:rPr>
      </w:pPr>
      <m:oMathPara>
        <m:oMath>
          <m:r>
            <w:rPr>
              <w:rFonts w:ascii="Cambria Math" w:hAnsi="Cambria Math" w:cs="Times New Roman"/>
              <w:sz w:val="24"/>
              <w:szCs w:val="24"/>
            </w:rPr>
            <m:t xml:space="preserve">r= </m:t>
          </m:r>
          <m:f>
            <m:fPr>
              <m:ctrlPr>
                <w:rPr>
                  <w:rFonts w:ascii="Cambria Math" w:hAnsi="Cambria Math" w:cs="Times New Roman"/>
                  <w:i/>
                  <w:sz w:val="24"/>
                  <w:szCs w:val="24"/>
                </w:rPr>
              </m:ctrlPr>
            </m:fPr>
            <m:num>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nary>
                      <m:r>
                        <w:rPr>
                          <w:rFonts w:ascii="Cambria Math" w:hAnsi="Cambria Math" w:cs="Times New Roman"/>
                          <w:sz w:val="24"/>
                          <w:szCs w:val="24"/>
                        </w:rPr>
                        <m:t>-(</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e>
                  </m:d>
                </m:e>
              </m:rad>
            </m:den>
          </m:f>
        </m:oMath>
      </m:oMathPara>
    </w:p>
    <w:p w14:paraId="05D89ADF" w14:textId="61BA01A6" w:rsidR="00F04DA1" w:rsidRDefault="00F04DA1" w:rsidP="00516102">
      <w:pPr>
        <w:jc w:val="left"/>
        <w:rPr>
          <w:rFonts w:ascii="Times New Roman" w:hAnsi="Times New Roman" w:cs="Times New Roman"/>
          <w:sz w:val="24"/>
          <w:szCs w:val="24"/>
        </w:rPr>
      </w:pPr>
    </w:p>
    <w:p w14:paraId="37DE36B0" w14:textId="3BE37CAB" w:rsidR="00F04DA1" w:rsidRDefault="008D4AA0" w:rsidP="00516102">
      <w:pPr>
        <w:jc w:val="left"/>
        <w:rPr>
          <w:rFonts w:ascii="Times New Roman" w:hAnsi="Times New Roman" w:cs="Times New Roman"/>
          <w:sz w:val="24"/>
          <w:szCs w:val="24"/>
        </w:rPr>
      </w:pPr>
      <w:r>
        <w:rPr>
          <w:rFonts w:ascii="Times New Roman" w:hAnsi="Times New Roman" w:cs="Times New Roman"/>
          <w:sz w:val="24"/>
          <w:szCs w:val="24"/>
        </w:rPr>
        <w:t xml:space="preserve">Where n is the sample size. </w:t>
      </w:r>
    </w:p>
    <w:p w14:paraId="21327627" w14:textId="27EB7B54" w:rsidR="008D4AA0" w:rsidRDefault="008D4AA0" w:rsidP="00516102">
      <w:pPr>
        <w:jc w:val="left"/>
        <w:rPr>
          <w:rFonts w:ascii="Times New Roman" w:hAnsi="Times New Roman" w:cs="Times New Roman"/>
          <w:sz w:val="24"/>
          <w:szCs w:val="24"/>
        </w:rPr>
      </w:pPr>
    </w:p>
    <w:p w14:paraId="0FE71218" w14:textId="7125B177" w:rsidR="008D4AA0" w:rsidRDefault="008D4AA0" w:rsidP="00516102">
      <w:pPr>
        <w:jc w:val="left"/>
        <w:rPr>
          <w:rFonts w:ascii="Times New Roman" w:hAnsi="Times New Roman" w:cs="Times New Roman"/>
          <w:sz w:val="24"/>
          <w:szCs w:val="24"/>
        </w:rPr>
      </w:pPr>
      <w:r>
        <w:rPr>
          <w:rFonts w:ascii="Times New Roman" w:hAnsi="Times New Roman" w:cs="Times New Roman"/>
          <w:sz w:val="24"/>
          <w:szCs w:val="24"/>
        </w:rPr>
        <w:t xml:space="preserve">The result is 0.9912, which means that there is an extremely strong and positive </w:t>
      </w:r>
      <w:r w:rsidR="00255656">
        <w:rPr>
          <w:rFonts w:ascii="Times New Roman" w:hAnsi="Times New Roman" w:cs="Times New Roman"/>
          <w:sz w:val="24"/>
          <w:szCs w:val="24"/>
        </w:rPr>
        <w:t xml:space="preserve">correlation between the two variables. </w:t>
      </w:r>
      <w:r w:rsidR="003F5B9C">
        <w:rPr>
          <w:rFonts w:ascii="Times New Roman" w:hAnsi="Times New Roman" w:cs="Times New Roman"/>
          <w:sz w:val="24"/>
          <w:szCs w:val="24"/>
        </w:rPr>
        <w:t>Thus, o</w:t>
      </w:r>
      <w:r w:rsidR="00255656">
        <w:rPr>
          <w:rFonts w:ascii="Times New Roman" w:hAnsi="Times New Roman" w:cs="Times New Roman"/>
          <w:sz w:val="24"/>
          <w:szCs w:val="24"/>
        </w:rPr>
        <w:t>ur use of th</w:t>
      </w:r>
      <w:r w:rsidR="003F5B9C">
        <w:rPr>
          <w:rFonts w:ascii="Times New Roman" w:hAnsi="Times New Roman" w:cs="Times New Roman"/>
          <w:sz w:val="24"/>
          <w:szCs w:val="24"/>
        </w:rPr>
        <w:t>is</w:t>
      </w:r>
      <w:r w:rsidR="00255656">
        <w:rPr>
          <w:rFonts w:ascii="Times New Roman" w:hAnsi="Times New Roman" w:cs="Times New Roman"/>
          <w:sz w:val="24"/>
          <w:szCs w:val="24"/>
        </w:rPr>
        <w:t xml:space="preserve"> model is valid. </w:t>
      </w:r>
    </w:p>
    <w:p w14:paraId="4E1613BF" w14:textId="4000676B" w:rsidR="003F5B9C" w:rsidRDefault="003F5B9C" w:rsidP="00516102">
      <w:pPr>
        <w:jc w:val="left"/>
        <w:rPr>
          <w:rFonts w:ascii="Times New Roman" w:hAnsi="Times New Roman" w:cs="Times New Roman"/>
          <w:sz w:val="24"/>
          <w:szCs w:val="24"/>
        </w:rPr>
      </w:pPr>
    </w:p>
    <w:p w14:paraId="6A8C5653" w14:textId="6CD2C8A0" w:rsidR="003F5B9C" w:rsidRPr="003F5B9C" w:rsidRDefault="003F5B9C" w:rsidP="003F5B9C">
      <w:pPr>
        <w:pStyle w:val="ListParagraph"/>
        <w:numPr>
          <w:ilvl w:val="1"/>
          <w:numId w:val="1"/>
        </w:numPr>
        <w:ind w:firstLineChars="0"/>
        <w:jc w:val="left"/>
        <w:rPr>
          <w:rFonts w:ascii="Times New Roman" w:hAnsi="Times New Roman" w:cs="Times New Roman"/>
          <w:sz w:val="24"/>
          <w:szCs w:val="24"/>
        </w:rPr>
      </w:pPr>
      <w:r w:rsidRPr="003F5B9C">
        <w:rPr>
          <w:rFonts w:ascii="Times New Roman" w:hAnsi="Times New Roman" w:cs="Times New Roman" w:hint="eastAsia"/>
          <w:sz w:val="24"/>
          <w:szCs w:val="24"/>
        </w:rPr>
        <w:t>Buildi</w:t>
      </w:r>
      <w:r w:rsidRPr="003F5B9C">
        <w:rPr>
          <w:rFonts w:ascii="Times New Roman" w:hAnsi="Times New Roman" w:cs="Times New Roman"/>
          <w:sz w:val="24"/>
          <w:szCs w:val="24"/>
        </w:rPr>
        <w:t>ng the model</w:t>
      </w:r>
    </w:p>
    <w:p w14:paraId="2B98CE28" w14:textId="2029AB73" w:rsidR="00255656" w:rsidRDefault="00255656" w:rsidP="00516102">
      <w:pPr>
        <w:jc w:val="left"/>
        <w:rPr>
          <w:rFonts w:ascii="Times New Roman" w:hAnsi="Times New Roman" w:cs="Times New Roman"/>
          <w:sz w:val="24"/>
          <w:szCs w:val="24"/>
        </w:rPr>
      </w:pPr>
    </w:p>
    <w:p w14:paraId="79A32939" w14:textId="175F9C3E" w:rsidR="00255656" w:rsidRDefault="00255656" w:rsidP="00516102">
      <w:pPr>
        <w:jc w:val="left"/>
        <w:rPr>
          <w:rFonts w:ascii="Times New Roman" w:hAnsi="Times New Roman" w:cs="Times New Roman"/>
          <w:sz w:val="24"/>
          <w:szCs w:val="24"/>
          <w:lang w:val="en-CA"/>
        </w:rPr>
      </w:pPr>
      <w:r>
        <w:rPr>
          <w:rFonts w:ascii="Times New Roman" w:hAnsi="Times New Roman" w:cs="Times New Roman"/>
          <w:sz w:val="24"/>
          <w:szCs w:val="24"/>
        </w:rPr>
        <w:t xml:space="preserve">To insert our regression line into the XY plot, we use the method of least squares. </w:t>
      </w:r>
      <w:r w:rsidRPr="00255656">
        <w:rPr>
          <w:rFonts w:ascii="Times New Roman" w:hAnsi="Times New Roman" w:cs="Times New Roman"/>
          <w:sz w:val="24"/>
          <w:szCs w:val="24"/>
        </w:rPr>
        <w:t xml:space="preserve">This process determines the best-fitting line for the </w:t>
      </w:r>
      <w:r>
        <w:rPr>
          <w:rFonts w:ascii="Times New Roman" w:hAnsi="Times New Roman" w:cs="Times New Roman"/>
          <w:sz w:val="24"/>
          <w:szCs w:val="24"/>
        </w:rPr>
        <w:t xml:space="preserve">given </w:t>
      </w:r>
      <w:r w:rsidRPr="00255656">
        <w:rPr>
          <w:rFonts w:ascii="Times New Roman" w:hAnsi="Times New Roman" w:cs="Times New Roman"/>
          <w:sz w:val="24"/>
          <w:szCs w:val="24"/>
        </w:rPr>
        <w:t>data by reducing the sum of the squares of the vertical deviations from each data point to the line.</w:t>
      </w:r>
      <w:r w:rsidR="00505A74">
        <w:rPr>
          <w:rFonts w:ascii="Times New Roman" w:hAnsi="Times New Roman" w:cs="Times New Roman"/>
          <w:sz w:val="24"/>
          <w:szCs w:val="24"/>
        </w:rPr>
        <w:t xml:space="preserve"> </w:t>
      </w:r>
      <w:r w:rsidR="0093695F">
        <w:rPr>
          <w:rFonts w:ascii="Times New Roman" w:hAnsi="Times New Roman" w:cs="Times New Roman" w:hint="eastAsia"/>
          <w:sz w:val="24"/>
          <w:szCs w:val="24"/>
        </w:rPr>
        <w:t>T</w:t>
      </w:r>
      <w:r w:rsidR="0093695F">
        <w:rPr>
          <w:rFonts w:ascii="Times New Roman" w:hAnsi="Times New Roman" w:cs="Times New Roman"/>
          <w:sz w:val="24"/>
          <w:szCs w:val="24"/>
          <w:lang w:val="en-CA"/>
        </w:rPr>
        <w:t xml:space="preserve">his method starts with a modeled linear equation: </w:t>
      </w:r>
    </w:p>
    <w:p w14:paraId="49F9B1CB" w14:textId="3C1055A7" w:rsidR="0093695F" w:rsidRPr="0093695F" w:rsidRDefault="0093695F" w:rsidP="00516102">
      <w:pPr>
        <w:jc w:val="left"/>
        <w:rPr>
          <w:rFonts w:ascii="Times New Roman" w:hAnsi="Times New Roman" w:cs="Times New Roman"/>
          <w:sz w:val="24"/>
          <w:szCs w:val="24"/>
          <w:lang w:val="en-CA"/>
        </w:rPr>
      </w:pPr>
      <m:oMathPara>
        <m:oMath>
          <m:r>
            <m:rPr>
              <m:nor/>
            </m:rPr>
            <w:rPr>
              <w:rFonts w:ascii="Cambria Math" w:hAnsi="Cambria Math" w:cs="Times New Roman"/>
              <w:sz w:val="24"/>
              <w:szCs w:val="24"/>
              <w:lang w:val="en-CA"/>
            </w:rPr>
            <m:t>y=</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1</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2</m:t>
              </m:r>
            </m:sub>
          </m:sSub>
          <m:r>
            <w:rPr>
              <w:rFonts w:ascii="Cambria Math" w:hAnsi="Cambria Math" w:cs="Times New Roman"/>
              <w:sz w:val="24"/>
              <w:szCs w:val="24"/>
              <w:lang w:val="en-CA"/>
            </w:rPr>
            <m:t>x</m:t>
          </m:r>
        </m:oMath>
      </m:oMathPara>
    </w:p>
    <w:p w14:paraId="59B2B49E" w14:textId="7D148453" w:rsidR="0093695F" w:rsidRDefault="0093695F" w:rsidP="0093695F">
      <w:pPr>
        <w:jc w:val="left"/>
        <w:rPr>
          <w:rFonts w:ascii="Times New Roman" w:hAnsi="Times New Roman" w:cs="Times New Roman"/>
          <w:sz w:val="24"/>
          <w:szCs w:val="24"/>
          <w:lang w:val="en-CA"/>
        </w:rPr>
      </w:pPr>
      <w:r>
        <w:rPr>
          <w:rFonts w:ascii="Times New Roman" w:hAnsi="Times New Roman" w:cs="Times New Roman"/>
          <w:sz w:val="24"/>
          <w:szCs w:val="24"/>
          <w:lang w:val="en-CA"/>
        </w:rPr>
        <w:t xml:space="preserve">where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1</m:t>
            </m:r>
          </m:sub>
        </m:sSub>
      </m:oMath>
      <w:r>
        <w:rPr>
          <w:rFonts w:ascii="Times New Roman" w:hAnsi="Times New Roman" w:cs="Times New Roman"/>
          <w:sz w:val="24"/>
          <w:szCs w:val="24"/>
          <w:lang w:val="en-CA"/>
        </w:rPr>
        <w:t xml:space="preserve"> and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2</m:t>
            </m:r>
          </m:sub>
        </m:sSub>
      </m:oMath>
      <w:r>
        <w:rPr>
          <w:rFonts w:ascii="Times New Roman" w:hAnsi="Times New Roman" w:cs="Times New Roman"/>
          <w:sz w:val="24"/>
          <w:szCs w:val="24"/>
          <w:lang w:val="en-CA"/>
        </w:rPr>
        <w:t xml:space="preserve"> are the coefficients of this equation, and thus</w:t>
      </w:r>
      <w:r>
        <w:rPr>
          <w:rFonts w:ascii="Times New Roman" w:hAnsi="Times New Roman" w:cs="Times New Roman" w:hint="eastAsia"/>
          <w:sz w:val="24"/>
          <w:szCs w:val="24"/>
          <w:lang w:val="en-CA"/>
        </w:rPr>
        <w:t xml:space="preserve"> </w:t>
      </w:r>
      <w:r>
        <w:rPr>
          <w:rFonts w:ascii="Times New Roman" w:hAnsi="Times New Roman" w:cs="Times New Roman"/>
          <w:sz w:val="24"/>
          <w:szCs w:val="24"/>
          <w:lang w:val="en-CA"/>
        </w:rPr>
        <w:t>the variables to be found during this process.</w:t>
      </w:r>
    </w:p>
    <w:p w14:paraId="76D82D36" w14:textId="190CB29E" w:rsidR="0093695F" w:rsidRDefault="0093695F" w:rsidP="0093695F">
      <w:pPr>
        <w:jc w:val="left"/>
        <w:rPr>
          <w:rFonts w:ascii="Times New Roman" w:hAnsi="Times New Roman" w:cs="Times New Roman"/>
          <w:sz w:val="24"/>
          <w:szCs w:val="24"/>
          <w:lang w:val="en-CA"/>
        </w:rPr>
      </w:pPr>
      <w:r>
        <w:rPr>
          <w:rFonts w:ascii="Times New Roman" w:hAnsi="Times New Roman" w:cs="Times New Roman"/>
          <w:sz w:val="24"/>
          <w:szCs w:val="24"/>
          <w:lang w:val="en-CA"/>
        </w:rPr>
        <w:t>With that being the case, the calculation for sum of squares error would be as following:</w:t>
      </w:r>
    </w:p>
    <w:p w14:paraId="172D1E5C" w14:textId="453B6C21" w:rsidR="0093695F" w:rsidRPr="009500E5" w:rsidRDefault="009500E5" w:rsidP="0093695F">
      <w:pPr>
        <w:jc w:val="left"/>
        <w:rPr>
          <w:rFonts w:ascii="Times New Roman" w:hAnsi="Times New Roman" w:cs="Times New Roman"/>
          <w:sz w:val="24"/>
          <w:szCs w:val="24"/>
          <w:lang w:val="en-CA"/>
        </w:rPr>
      </w:pPr>
      <m:oMathPara>
        <m:oMathParaPr>
          <m:jc m:val="center"/>
        </m:oMathParaPr>
        <m:oMath>
          <m:r>
            <w:rPr>
              <w:rFonts w:ascii="Cambria Math" w:hAnsi="Cambria Math" w:cs="Times New Roman"/>
              <w:sz w:val="24"/>
              <w:szCs w:val="24"/>
              <w:lang w:val="en-CA"/>
            </w:rPr>
            <m:t xml:space="preserve">Q= </m:t>
          </m:r>
          <m:nary>
            <m:naryPr>
              <m:chr m:val="∑"/>
              <m:limLoc m:val="undOvr"/>
              <m:ctrlPr>
                <w:rPr>
                  <w:rFonts w:ascii="Cambria Math" w:hAnsi="Cambria Math" w:cs="Times New Roman"/>
                  <w:i/>
                  <w:sz w:val="24"/>
                  <w:szCs w:val="24"/>
                  <w:lang w:val="en-CA"/>
                </w:rPr>
              </m:ctrlPr>
            </m:naryPr>
            <m:sub>
              <m:r>
                <w:rPr>
                  <w:rFonts w:ascii="Cambria Math" w:hAnsi="Cambria Math" w:cs="Times New Roman"/>
                  <w:sz w:val="24"/>
                  <w:szCs w:val="24"/>
                  <w:lang w:val="en-CA"/>
                </w:rPr>
                <m:t>i=1</m:t>
              </m:r>
            </m:sub>
            <m:sup>
              <m:r>
                <w:rPr>
                  <w:rFonts w:ascii="Cambria Math" w:hAnsi="Cambria Math" w:cs="Times New Roman"/>
                  <w:sz w:val="24"/>
                  <w:szCs w:val="24"/>
                  <w:lang w:val="en-CA"/>
                </w:rPr>
                <m:t>n</m:t>
              </m:r>
            </m:sup>
            <m:e>
              <m:sSup>
                <m:sSupPr>
                  <m:ctrlPr>
                    <w:rPr>
                      <w:rFonts w:ascii="Cambria Math" w:hAnsi="Cambria Math" w:cs="Times New Roman"/>
                      <w:i/>
                      <w:sz w:val="24"/>
                      <w:szCs w:val="24"/>
                      <w:lang w:val="en-CA"/>
                    </w:rPr>
                  </m:ctrlPr>
                </m:sSupPr>
                <m:e>
                  <m:d>
                    <m:dPr>
                      <m:begChr m:val="["/>
                      <m:endChr m:val="]"/>
                      <m:ctrlPr>
                        <w:rPr>
                          <w:rFonts w:ascii="Cambria Math" w:hAnsi="Cambria Math" w:cs="Times New Roman"/>
                          <w:i/>
                          <w:sz w:val="24"/>
                          <w:szCs w:val="24"/>
                          <w:lang w:val="en-CA"/>
                        </w:rPr>
                      </m:ctrlPr>
                    </m:dPr>
                    <m:e>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y</m:t>
                              </m:r>
                            </m:e>
                          </m:acc>
                        </m:e>
                        <m:sub>
                          <m:r>
                            <w:rPr>
                              <w:rFonts w:ascii="Cambria Math" w:hAnsi="Cambria Math" w:cs="Times New Roman"/>
                              <w:sz w:val="24"/>
                              <w:szCs w:val="24"/>
                              <w:lang w:val="en-CA"/>
                            </w:rPr>
                            <m:t>i</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1</m:t>
                          </m:r>
                        </m:sub>
                      </m:sSub>
                      <m:r>
                        <w:rPr>
                          <w:rFonts w:ascii="Cambria Math" w:hAnsi="Cambria Math" w:cs="Times New Roman"/>
                          <w:sz w:val="24"/>
                          <w:szCs w:val="24"/>
                          <w:lang w:val="en-CA"/>
                        </w:rPr>
                        <m:t xml:space="preserve">+ </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2</m:t>
                          </m:r>
                        </m:sub>
                      </m:sSub>
                      <m:r>
                        <w:rPr>
                          <w:rFonts w:ascii="Cambria Math" w:hAnsi="Cambria Math" w:cs="Times New Roman"/>
                          <w:sz w:val="24"/>
                          <w:szCs w:val="24"/>
                          <w:lang w:val="en-CA"/>
                        </w:rPr>
                        <m:t xml:space="preserve">x+ </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3</m:t>
                          </m:r>
                        </m:sub>
                      </m:sSub>
                      <m:sSup>
                        <m:sSupPr>
                          <m:ctrlPr>
                            <w:rPr>
                              <w:rFonts w:ascii="Cambria Math" w:hAnsi="Cambria Math" w:cs="Times New Roman"/>
                              <w:i/>
                              <w:sz w:val="24"/>
                              <w:szCs w:val="24"/>
                              <w:lang w:val="en-CA"/>
                            </w:rPr>
                          </m:ctrlPr>
                        </m:sSupPr>
                        <m:e>
                          <m:r>
                            <w:rPr>
                              <w:rFonts w:ascii="Cambria Math" w:hAnsi="Cambria Math" w:cs="Times New Roman"/>
                              <w:sz w:val="24"/>
                              <w:szCs w:val="24"/>
                              <w:lang w:val="en-CA"/>
                            </w:rPr>
                            <m:t>x</m:t>
                          </m:r>
                        </m:e>
                        <m:sup>
                          <m:r>
                            <w:rPr>
                              <w:rFonts w:ascii="Cambria Math" w:hAnsi="Cambria Math" w:cs="Times New Roman"/>
                              <w:sz w:val="24"/>
                              <w:szCs w:val="24"/>
                              <w:lang w:val="en-CA"/>
                            </w:rPr>
                            <m:t>2</m:t>
                          </m:r>
                        </m:sup>
                      </m:sSup>
                      <m:r>
                        <w:rPr>
                          <w:rFonts w:ascii="Cambria Math" w:hAnsi="Cambria Math" w:cs="Times New Roman"/>
                          <w:sz w:val="24"/>
                          <w:szCs w:val="24"/>
                          <w:lang w:val="en-CA"/>
                        </w:rPr>
                        <m:t xml:space="preserve">+…+ </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n</m:t>
                          </m:r>
                        </m:sub>
                      </m:sSub>
                      <m:sSup>
                        <m:sSupPr>
                          <m:ctrlPr>
                            <w:rPr>
                              <w:rFonts w:ascii="Cambria Math" w:hAnsi="Cambria Math" w:cs="Times New Roman"/>
                              <w:i/>
                              <w:sz w:val="24"/>
                              <w:szCs w:val="24"/>
                              <w:lang w:val="en-CA"/>
                            </w:rPr>
                          </m:ctrlPr>
                        </m:sSupPr>
                        <m:e>
                          <m:r>
                            <w:rPr>
                              <w:rFonts w:ascii="Cambria Math" w:hAnsi="Cambria Math" w:cs="Times New Roman"/>
                              <w:sz w:val="24"/>
                              <w:szCs w:val="24"/>
                              <w:lang w:val="en-CA"/>
                            </w:rPr>
                            <m:t>x</m:t>
                          </m:r>
                        </m:e>
                        <m:sup>
                          <m:r>
                            <w:rPr>
                              <w:rFonts w:ascii="Cambria Math" w:hAnsi="Cambria Math" w:cs="Times New Roman"/>
                              <w:sz w:val="24"/>
                              <w:szCs w:val="24"/>
                              <w:lang w:val="en-CA"/>
                            </w:rPr>
                            <m:t>n</m:t>
                          </m:r>
                        </m:sup>
                      </m:sSup>
                      <m:r>
                        <w:rPr>
                          <w:rFonts w:ascii="Cambria Math" w:hAnsi="Cambria Math" w:cs="Times New Roman"/>
                          <w:sz w:val="24"/>
                          <w:szCs w:val="24"/>
                          <w:lang w:val="en-CA"/>
                        </w:rPr>
                        <m:t>)</m:t>
                      </m:r>
                    </m:e>
                  </m:d>
                </m:e>
                <m:sup>
                  <m:r>
                    <w:rPr>
                      <w:rFonts w:ascii="Cambria Math" w:hAnsi="Cambria Math" w:cs="Times New Roman"/>
                      <w:sz w:val="24"/>
                      <w:szCs w:val="24"/>
                      <w:lang w:val="en-CA"/>
                    </w:rPr>
                    <m:t>2</m:t>
                  </m:r>
                </m:sup>
              </m:sSup>
            </m:e>
          </m:nary>
        </m:oMath>
      </m:oMathPara>
    </w:p>
    <w:p w14:paraId="13AFF9E5" w14:textId="45CF1828" w:rsidR="009500E5" w:rsidRDefault="009500E5" w:rsidP="0093695F">
      <w:pPr>
        <w:jc w:val="left"/>
        <w:rPr>
          <w:rFonts w:ascii="Times New Roman" w:hAnsi="Times New Roman" w:cs="Times New Roman"/>
          <w:sz w:val="24"/>
          <w:szCs w:val="24"/>
          <w:lang w:val="en-CA"/>
        </w:rPr>
      </w:pPr>
      <w:r>
        <w:rPr>
          <w:rFonts w:ascii="Times New Roman" w:hAnsi="Times New Roman" w:cs="Times New Roman"/>
          <w:sz w:val="24"/>
          <w:szCs w:val="24"/>
          <w:lang w:val="en-CA"/>
        </w:rPr>
        <w:t xml:space="preserve">Where </w:t>
      </w:r>
      <m:oMath>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y</m:t>
                </m:r>
              </m:e>
            </m:acc>
          </m:e>
          <m:sub>
            <m:r>
              <w:rPr>
                <w:rFonts w:ascii="Cambria Math" w:hAnsi="Cambria Math" w:cs="Times New Roman"/>
                <w:sz w:val="24"/>
                <w:szCs w:val="24"/>
                <w:lang w:val="en-CA"/>
              </w:rPr>
              <m:t>i</m:t>
            </m:r>
          </m:sub>
        </m:sSub>
      </m:oMath>
      <w:r>
        <w:rPr>
          <w:rFonts w:ascii="Times New Roman" w:hAnsi="Times New Roman" w:cs="Times New Roman"/>
          <w:sz w:val="24"/>
          <w:szCs w:val="24"/>
          <w:lang w:val="en-CA"/>
        </w:rPr>
        <w:t xml:space="preserve"> is the real value of concentration at </w:t>
      </w:r>
      <w:r w:rsidRPr="00BE3E3B">
        <w:rPr>
          <w:rFonts w:ascii="Times New Roman" w:hAnsi="Times New Roman" w:cs="Times New Roman"/>
          <w:i/>
          <w:sz w:val="24"/>
          <w:szCs w:val="24"/>
          <w:lang w:val="en-CA"/>
        </w:rPr>
        <w:t>i</w:t>
      </w:r>
      <w:r>
        <w:rPr>
          <w:rFonts w:ascii="Times New Roman" w:hAnsi="Times New Roman" w:cs="Times New Roman"/>
          <w:sz w:val="24"/>
          <w:szCs w:val="24"/>
          <w:lang w:val="en-CA"/>
        </w:rPr>
        <w:t>, and n is the degree of the equation, which should be 1 in current case of linear regression.</w:t>
      </w:r>
    </w:p>
    <w:p w14:paraId="34DE96E4" w14:textId="4CBC2431" w:rsidR="009500E5" w:rsidRDefault="00BF3444" w:rsidP="0093695F">
      <w:pPr>
        <w:jc w:val="left"/>
        <w:rPr>
          <w:rFonts w:ascii="Times New Roman" w:hAnsi="Times New Roman" w:cs="Times New Roman"/>
          <w:sz w:val="24"/>
          <w:szCs w:val="24"/>
          <w:lang w:val="en-CA"/>
        </w:rPr>
      </w:pPr>
      <w:r>
        <w:rPr>
          <w:rFonts w:ascii="Times New Roman" w:hAnsi="Times New Roman" w:cs="Times New Roman"/>
          <w:sz w:val="24"/>
          <w:szCs w:val="24"/>
          <w:lang w:val="en-CA"/>
        </w:rPr>
        <w:t xml:space="preserve">After coming up with this formula, the only step last is to find the get to a solution where the sum of squares error becomes its minimum value for the input data. Continuing with some more calculation to solve for the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1</m:t>
            </m:r>
          </m:sub>
        </m:sSub>
      </m:oMath>
      <w:r>
        <w:rPr>
          <w:rFonts w:ascii="Times New Roman" w:hAnsi="Times New Roman" w:cs="Times New Roman"/>
          <w:sz w:val="24"/>
          <w:szCs w:val="24"/>
          <w:lang w:val="en-CA"/>
        </w:rPr>
        <w:t xml:space="preserve"> and </w:t>
      </w: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2</m:t>
            </m:r>
          </m:sub>
        </m:sSub>
        <m:r>
          <w:rPr>
            <w:rFonts w:ascii="Cambria Math" w:hAnsi="Cambria Math" w:cs="Times New Roman"/>
            <w:sz w:val="24"/>
            <w:szCs w:val="24"/>
            <w:lang w:val="en-CA"/>
          </w:rPr>
          <m:t xml:space="preserve"> </m:t>
        </m:r>
      </m:oMath>
      <w:r>
        <w:rPr>
          <w:rFonts w:ascii="Times New Roman" w:hAnsi="Times New Roman" w:cs="Times New Roman"/>
          <w:sz w:val="24"/>
          <w:szCs w:val="24"/>
          <w:lang w:val="en-CA"/>
        </w:rPr>
        <w:t>value that provides the minimum Q, the equation becomes:</w:t>
      </w:r>
    </w:p>
    <w:p w14:paraId="4CAACB4A" w14:textId="4AA11D71" w:rsidR="00BF3444" w:rsidRPr="00D73C63" w:rsidRDefault="00981BE6" w:rsidP="00D73C63">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nary>
                                </m:e>
                              </m:nary>
                            </m:e>
                          </m:nary>
                        </m:e>
                      </m:nary>
                    </m:num>
                    <m:den>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rPr>
                            <m:t>2</m:t>
                          </m:r>
                        </m:sup>
                      </m:sSup>
                    </m:den>
                  </m:f>
                </m:e>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nary>
                            </m:e>
                          </m:nary>
                        </m:e>
                      </m:nary>
                    </m:num>
                    <m:den>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rPr>
                                <m:t>2</m:t>
                              </m:r>
                            </m:sup>
                          </m:sSup>
                        </m:e>
                      </m:nary>
                    </m:den>
                  </m:f>
                </m:e>
              </m:eqArr>
            </m:e>
          </m:d>
        </m:oMath>
      </m:oMathPara>
    </w:p>
    <w:p w14:paraId="011336A0" w14:textId="5811ED52" w:rsidR="0093695F" w:rsidRPr="0093695F" w:rsidRDefault="00BF3444" w:rsidP="0093695F">
      <w:pPr>
        <w:jc w:val="left"/>
        <w:rPr>
          <w:rFonts w:ascii="Times New Roman" w:hAnsi="Times New Roman" w:cs="Times New Roman"/>
          <w:sz w:val="24"/>
          <w:szCs w:val="24"/>
          <w:lang w:val="en-CA"/>
        </w:rPr>
      </w:pPr>
      <w:r>
        <w:rPr>
          <w:rFonts w:ascii="Times New Roman" w:hAnsi="Times New Roman" w:cs="Times New Roman" w:hint="eastAsia"/>
          <w:sz w:val="24"/>
          <w:szCs w:val="24"/>
          <w:lang w:val="en-CA"/>
        </w:rPr>
        <w:t>Now</w:t>
      </w:r>
      <w:r>
        <w:rPr>
          <w:rFonts w:ascii="Times New Roman" w:hAnsi="Times New Roman" w:cs="Times New Roman"/>
          <w:sz w:val="24"/>
          <w:szCs w:val="24"/>
          <w:lang w:val="en-CA"/>
        </w:rPr>
        <w:t>, with this equation, we can simply substitute in the statistics that requires regression for the linear model</w:t>
      </w:r>
      <w:r w:rsidR="00493594">
        <w:rPr>
          <w:rFonts w:ascii="Times New Roman" w:hAnsi="Times New Roman" w:cs="Times New Roman"/>
          <w:sz w:val="24"/>
          <w:szCs w:val="24"/>
          <w:lang w:val="en-CA"/>
        </w:rPr>
        <w:t>, and get the result of the equation needed.</w:t>
      </w:r>
    </w:p>
    <w:p w14:paraId="3AEB594F" w14:textId="26907A33" w:rsidR="0087736B" w:rsidRDefault="0087736B" w:rsidP="00516102">
      <w:pPr>
        <w:jc w:val="left"/>
        <w:rPr>
          <w:rFonts w:ascii="Times New Roman" w:hAnsi="Times New Roman" w:cs="Times New Roman"/>
          <w:sz w:val="24"/>
          <w:szCs w:val="24"/>
        </w:rPr>
      </w:pPr>
      <w:r>
        <w:rPr>
          <w:rFonts w:ascii="Times New Roman" w:hAnsi="Times New Roman" w:cs="Times New Roman"/>
          <w:sz w:val="24"/>
          <w:szCs w:val="24"/>
        </w:rPr>
        <w:t>After getting the equation needed, it is also necessary to measure the coefficient of determination to see how accurate the line is to the given data.</w:t>
      </w:r>
      <w:r w:rsidR="00AA0ECC">
        <w:rPr>
          <w:rFonts w:ascii="Times New Roman" w:hAnsi="Times New Roman" w:cs="Times New Roman"/>
          <w:sz w:val="24"/>
          <w:szCs w:val="24"/>
        </w:rPr>
        <w:t xml:space="preserve"> We used the method of r</w:t>
      </w:r>
      <w:r w:rsidR="00AA0ECC">
        <w:rPr>
          <w:rFonts w:ascii="Times New Roman" w:hAnsi="Times New Roman" w:cs="Times New Roman"/>
          <w:sz w:val="24"/>
          <w:szCs w:val="24"/>
          <w:vertAlign w:val="superscript"/>
        </w:rPr>
        <w:t>2</w:t>
      </w:r>
      <w:r w:rsidR="00AA0ECC">
        <w:rPr>
          <w:rFonts w:ascii="Times New Roman" w:hAnsi="Times New Roman" w:cs="Times New Roman"/>
          <w:sz w:val="24"/>
          <w:szCs w:val="24"/>
        </w:rPr>
        <w:t>_score which processes the data through the following formula:</w:t>
      </w:r>
    </w:p>
    <w:p w14:paraId="6FA89A63" w14:textId="23F54A05" w:rsidR="00AA0ECC" w:rsidRPr="00AA0ECC" w:rsidRDefault="00981BE6" w:rsidP="00AA0ECC">
      <w:pPr>
        <w:rPr>
          <w:i/>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37D03BBF" w14:textId="5C2D3189" w:rsidR="00AA0ECC" w:rsidRDefault="00AA0ECC" w:rsidP="00AA0ECC">
      <w:pPr>
        <w:rPr>
          <w:rFonts w:ascii="Times New Roman" w:hAnsi="Times New Roman" w:cs="Times New Roman"/>
          <w:sz w:val="24"/>
          <w:szCs w:val="24"/>
        </w:rPr>
      </w:pPr>
      <w:r>
        <w:rPr>
          <w:rFonts w:ascii="Times New Roman" w:hAnsi="Times New Roman" w:cs="Times New Roman"/>
          <w:sz w:val="24"/>
          <w:szCs w:val="24"/>
        </w:rPr>
        <w:t xml:space="preserve">Where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rPr>
        <w:t xml:space="preserve"> represents the mean of all y values;</w:t>
      </w:r>
    </w:p>
    <w:p w14:paraId="4CD22CBC" w14:textId="305E4CC7" w:rsidR="00AA0ECC" w:rsidRPr="00AA0ECC" w:rsidRDefault="00AA0ECC" w:rsidP="00AA0ECC">
      <w:pPr>
        <w:rPr>
          <w:rFonts w:ascii="Times New Roman" w:hAnsi="Times New Roman" w:cs="Times New Roman"/>
          <w:sz w:val="24"/>
          <w:szCs w:val="24"/>
        </w:rPr>
      </w:pPr>
      <w:r>
        <w:rPr>
          <w:rFonts w:ascii="Times New Roman" w:hAnsi="Times New Roman" w:cs="Times New Roman"/>
          <w:sz w:val="24"/>
          <w:szCs w:val="24"/>
        </w:rPr>
        <w:t>The line is the more accurate to the given data when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gets closer to 1, which means that we would want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or the coefficient of determination to be as close to 1 as it could possibly be.</w:t>
      </w:r>
    </w:p>
    <w:p w14:paraId="0FACCD7B" w14:textId="77777777" w:rsidR="00AA0ECC" w:rsidRPr="00AA0ECC" w:rsidRDefault="00AA0ECC" w:rsidP="00516102">
      <w:pPr>
        <w:jc w:val="left"/>
        <w:rPr>
          <w:rFonts w:ascii="Times New Roman" w:hAnsi="Times New Roman" w:cs="Times New Roman"/>
          <w:sz w:val="24"/>
          <w:szCs w:val="24"/>
        </w:rPr>
      </w:pPr>
    </w:p>
    <w:p w14:paraId="31220946" w14:textId="78C756DF" w:rsidR="00255656" w:rsidRDefault="00255656" w:rsidP="00516102">
      <w:pPr>
        <w:jc w:val="left"/>
        <w:rPr>
          <w:rFonts w:ascii="Times New Roman" w:hAnsi="Times New Roman" w:cs="Times New Roman"/>
          <w:sz w:val="24"/>
          <w:szCs w:val="24"/>
        </w:rPr>
      </w:pPr>
      <w:r>
        <w:rPr>
          <w:rFonts w:ascii="Times New Roman" w:hAnsi="Times New Roman" w:cs="Times New Roman"/>
          <w:sz w:val="24"/>
          <w:szCs w:val="24"/>
        </w:rPr>
        <w:t>[photo of the code]</w:t>
      </w:r>
    </w:p>
    <w:p w14:paraId="125CAB77" w14:textId="3BC18993" w:rsidR="00255656" w:rsidRDefault="00255656" w:rsidP="00516102">
      <w:pPr>
        <w:jc w:val="left"/>
        <w:rPr>
          <w:rFonts w:ascii="Times New Roman" w:hAnsi="Times New Roman" w:cs="Times New Roman"/>
          <w:sz w:val="24"/>
          <w:szCs w:val="24"/>
        </w:rPr>
      </w:pPr>
      <w:r>
        <w:rPr>
          <w:rFonts w:ascii="Times New Roman" w:hAnsi="Times New Roman" w:cs="Times New Roman"/>
          <w:sz w:val="24"/>
          <w:szCs w:val="24"/>
        </w:rPr>
        <w:t>[explanatory of the code]</w:t>
      </w:r>
    </w:p>
    <w:p w14:paraId="0AC79217" w14:textId="253C2CFC" w:rsidR="003F5B9C" w:rsidRDefault="003F5B9C" w:rsidP="00516102">
      <w:pPr>
        <w:jc w:val="left"/>
        <w:rPr>
          <w:rFonts w:ascii="Times New Roman" w:hAnsi="Times New Roman" w:cs="Times New Roman"/>
          <w:sz w:val="24"/>
          <w:szCs w:val="24"/>
        </w:rPr>
      </w:pPr>
    </w:p>
    <w:p w14:paraId="109694F8" w14:textId="5BF638A9" w:rsidR="003F5B9C" w:rsidRPr="003F5B9C" w:rsidRDefault="003F5B9C" w:rsidP="003F5B9C">
      <w:pPr>
        <w:pStyle w:val="ListParagraph"/>
        <w:numPr>
          <w:ilvl w:val="1"/>
          <w:numId w:val="1"/>
        </w:numPr>
        <w:ind w:firstLineChars="0"/>
        <w:jc w:val="left"/>
        <w:rPr>
          <w:rFonts w:ascii="Times New Roman" w:hAnsi="Times New Roman" w:cs="Times New Roman"/>
          <w:sz w:val="24"/>
          <w:szCs w:val="24"/>
        </w:rPr>
      </w:pPr>
      <w:r w:rsidRPr="003F5B9C">
        <w:rPr>
          <w:rFonts w:ascii="Times New Roman" w:hAnsi="Times New Roman" w:cs="Times New Roman"/>
          <w:sz w:val="24"/>
          <w:szCs w:val="24"/>
        </w:rPr>
        <w:t>Our results and prediction</w:t>
      </w:r>
    </w:p>
    <w:p w14:paraId="1D69794C" w14:textId="692AF66F" w:rsidR="003F5B9C" w:rsidRDefault="00493594" w:rsidP="00493594">
      <w:pPr>
        <w:jc w:val="left"/>
        <w:rPr>
          <w:rFonts w:ascii="Times New Roman" w:hAnsi="Times New Roman" w:cs="Times New Roman"/>
          <w:sz w:val="24"/>
          <w:szCs w:val="24"/>
          <w:lang w:val="en-CA"/>
        </w:rPr>
      </w:pPr>
      <w:r w:rsidRPr="00493594">
        <w:rPr>
          <w:noProof/>
        </w:rPr>
        <w:drawing>
          <wp:anchor distT="0" distB="0" distL="114300" distR="114300" simplePos="0" relativeHeight="251658240" behindDoc="0" locked="0" layoutInCell="1" allowOverlap="1" wp14:anchorId="05F34E10" wp14:editId="37BFD699">
            <wp:simplePos x="0" y="0"/>
            <wp:positionH relativeFrom="column">
              <wp:posOffset>-26670</wp:posOffset>
            </wp:positionH>
            <wp:positionV relativeFrom="paragraph">
              <wp:posOffset>89535</wp:posOffset>
            </wp:positionV>
            <wp:extent cx="5274310" cy="21507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274310" cy="2150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rPr>
        <w:t>Fitted</w:t>
      </w:r>
      <w:r>
        <w:rPr>
          <w:rFonts w:ascii="Times New Roman" w:hAnsi="Times New Roman" w:cs="Times New Roman"/>
          <w:sz w:val="24"/>
          <w:szCs w:val="24"/>
          <w:lang w:val="en-CA"/>
        </w:rPr>
        <w:t xml:space="preserve"> equation: </w:t>
      </w:r>
      <m:oMath>
        <m:r>
          <w:rPr>
            <w:rFonts w:ascii="Cambria Math" w:hAnsi="Cambria Math" w:cs="Times New Roman"/>
            <w:sz w:val="24"/>
            <w:szCs w:val="24"/>
            <w:lang w:val="en-CA"/>
          </w:rPr>
          <m:t>y=1.614036x-2854.593264</m:t>
        </m:r>
      </m:oMath>
      <w:r>
        <w:rPr>
          <w:rFonts w:ascii="Times New Roman" w:hAnsi="Times New Roman" w:cs="Times New Roman"/>
          <w:sz w:val="24"/>
          <w:szCs w:val="24"/>
          <w:lang w:val="en-CA"/>
        </w:rPr>
        <w:t>;</w:t>
      </w:r>
    </w:p>
    <w:p w14:paraId="66929AFB" w14:textId="57A63C72" w:rsidR="00493594" w:rsidRDefault="00981BE6" w:rsidP="00493594">
      <w:pPr>
        <w:jc w:val="left"/>
        <w:rPr>
          <w:rFonts w:ascii="Times New Roman" w:hAnsi="Times New Roman" w:cs="Times New Roman"/>
          <w:sz w:val="24"/>
          <w:szCs w:val="24"/>
          <w:lang w:val="en-CA"/>
        </w:rPr>
      </w:pP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1</m:t>
            </m:r>
          </m:sub>
        </m:sSub>
        <m:r>
          <w:rPr>
            <w:rFonts w:ascii="Cambria Math" w:hAnsi="Cambria Math" w:cs="Times New Roman"/>
            <w:sz w:val="24"/>
            <w:szCs w:val="24"/>
            <w:lang w:val="en-CA"/>
          </w:rPr>
          <m:t>=1.614036</m:t>
        </m:r>
      </m:oMath>
      <w:r w:rsidR="00493594">
        <w:rPr>
          <w:rFonts w:ascii="Times New Roman" w:hAnsi="Times New Roman" w:cs="Times New Roman"/>
          <w:sz w:val="24"/>
          <w:szCs w:val="24"/>
          <w:lang w:val="en-CA"/>
        </w:rPr>
        <w:t>;</w:t>
      </w:r>
    </w:p>
    <w:p w14:paraId="1F69D2B5" w14:textId="528DF23D" w:rsidR="00493594" w:rsidRPr="00352F1F" w:rsidRDefault="00981BE6" w:rsidP="00493594">
      <w:pPr>
        <w:jc w:val="left"/>
        <w:rPr>
          <w:rFonts w:ascii="Times New Roman" w:hAnsi="Times New Roman" w:cs="Times New Roman"/>
          <w:sz w:val="24"/>
          <w:szCs w:val="24"/>
          <w:lang w:val="en-CA"/>
        </w:rPr>
      </w:pP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2</m:t>
            </m:r>
          </m:sub>
        </m:sSub>
        <m:r>
          <w:rPr>
            <w:rFonts w:ascii="Cambria Math" w:hAnsi="Cambria Math" w:cs="Times New Roman"/>
            <w:sz w:val="24"/>
            <w:szCs w:val="24"/>
            <w:lang w:val="en-CA"/>
          </w:rPr>
          <m:t>=-2854.593264</m:t>
        </m:r>
      </m:oMath>
      <w:r w:rsidR="00FC6408">
        <w:rPr>
          <w:rFonts w:ascii="Times New Roman" w:hAnsi="Times New Roman" w:cs="Times New Roman"/>
          <w:sz w:val="24"/>
          <w:szCs w:val="24"/>
          <w:lang w:val="en-CA"/>
        </w:rPr>
        <w:t>;</w:t>
      </w:r>
    </w:p>
    <w:p w14:paraId="1AED21CB" w14:textId="63092F57" w:rsidR="00352F1F" w:rsidRDefault="00352F1F" w:rsidP="00493594">
      <w:pPr>
        <w:jc w:val="left"/>
        <w:rPr>
          <w:rFonts w:ascii="Times New Roman" w:hAnsi="Times New Roman" w:cs="Times New Roman"/>
          <w:sz w:val="24"/>
          <w:szCs w:val="24"/>
          <w:lang w:val="en-CA"/>
        </w:rPr>
      </w:pPr>
      <w:r>
        <w:rPr>
          <w:rFonts w:ascii="Times New Roman" w:hAnsi="Times New Roman" w:cs="Times New Roman"/>
          <w:sz w:val="24"/>
          <w:szCs w:val="24"/>
          <w:lang w:val="en-CA"/>
        </w:rPr>
        <w:t>Coefficient of determination = 0.982463749871938</w:t>
      </w:r>
      <w:r w:rsidR="00FC6408">
        <w:rPr>
          <w:rFonts w:ascii="Times New Roman" w:hAnsi="Times New Roman" w:cs="Times New Roman"/>
          <w:sz w:val="24"/>
          <w:szCs w:val="24"/>
          <w:lang w:val="en-CA"/>
        </w:rPr>
        <w:t>1;</w:t>
      </w:r>
    </w:p>
    <w:p w14:paraId="6428EAC8" w14:textId="0C285E94" w:rsidR="00FC6408" w:rsidRPr="00FC6408" w:rsidRDefault="00FC6408" w:rsidP="00493594">
      <w:pPr>
        <w:jc w:val="left"/>
        <w:rPr>
          <w:rFonts w:ascii="Times New Roman" w:hAnsi="Times New Roman" w:cs="Times New Roman"/>
          <w:sz w:val="24"/>
          <w:szCs w:val="24"/>
          <w:lang w:val="en-CA"/>
        </w:rPr>
      </w:pPr>
      <w:r w:rsidRPr="00FC6408">
        <w:rPr>
          <w:rFonts w:ascii="Times New Roman" w:hAnsi="Times New Roman" w:cs="Times New Roman"/>
          <w:noProof/>
          <w:sz w:val="24"/>
          <w:szCs w:val="24"/>
          <w:lang w:val="en-CA"/>
        </w:rPr>
        <w:drawing>
          <wp:anchor distT="0" distB="0" distL="114300" distR="114300" simplePos="0" relativeHeight="251658241" behindDoc="1" locked="0" layoutInCell="1" allowOverlap="1" wp14:anchorId="482F34D4" wp14:editId="55986BF2">
            <wp:simplePos x="0" y="0"/>
            <wp:positionH relativeFrom="column">
              <wp:posOffset>61725</wp:posOffset>
            </wp:positionH>
            <wp:positionV relativeFrom="paragraph">
              <wp:posOffset>231140</wp:posOffset>
            </wp:positionV>
            <wp:extent cx="5123180" cy="24206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123180" cy="2420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lang w:val="en-CA"/>
        </w:rPr>
        <w:t>Now</w:t>
      </w:r>
      <w:r>
        <w:rPr>
          <w:rFonts w:ascii="Times New Roman" w:hAnsi="Times New Roman" w:cs="Times New Roman"/>
          <w:sz w:val="24"/>
          <w:szCs w:val="24"/>
          <w:lang w:val="en-CA"/>
        </w:rPr>
        <w:t xml:space="preserve"> we add the prediction and some variety with normal random function to the line:</w:t>
      </w:r>
    </w:p>
    <w:p w14:paraId="3500D8A9" w14:textId="3803CC0A" w:rsidR="003F5B9C" w:rsidRDefault="00FC6408" w:rsidP="00516102">
      <w:pPr>
        <w:jc w:val="left"/>
        <w:rPr>
          <w:rFonts w:ascii="Times New Roman" w:hAnsi="Times New Roman" w:cs="Times New Roman"/>
          <w:sz w:val="24"/>
          <w:szCs w:val="24"/>
          <w:lang w:val="en-CA"/>
        </w:rPr>
      </w:pPr>
      <w:r>
        <w:rPr>
          <w:rFonts w:ascii="Times New Roman" w:hAnsi="Times New Roman" w:cs="Times New Roman"/>
          <w:sz w:val="24"/>
          <w:szCs w:val="24"/>
          <w:lang w:val="en-CA"/>
        </w:rPr>
        <w:t>The data predicted</w:t>
      </w:r>
      <w:r>
        <w:rPr>
          <w:rFonts w:ascii="Times New Roman" w:hAnsi="Times New Roman" w:cs="Times New Roman" w:hint="eastAsia"/>
          <w:sz w:val="24"/>
          <w:szCs w:val="24"/>
          <w:lang w:val="en-CA"/>
        </w:rPr>
        <w:t xml:space="preserve"> </w:t>
      </w:r>
      <w:r w:rsidR="0087736B">
        <w:rPr>
          <w:rFonts w:ascii="Times New Roman" w:hAnsi="Times New Roman" w:cs="Times New Roman"/>
          <w:sz w:val="24"/>
          <w:szCs w:val="24"/>
          <w:lang w:val="en-CA"/>
        </w:rPr>
        <w:t xml:space="preserve">through this line tells us that the carbon dioxide concentration would be </w:t>
      </w:r>
      <w:r w:rsidR="00AA0ECC" w:rsidRPr="00AA0ECC">
        <w:rPr>
          <w:rFonts w:ascii="Times New Roman" w:hAnsi="Times New Roman" w:cs="Times New Roman"/>
          <w:sz w:val="24"/>
          <w:szCs w:val="24"/>
          <w:lang w:val="en-CA"/>
        </w:rPr>
        <w:t>434</w:t>
      </w:r>
      <w:r w:rsidR="00AA0ECC">
        <w:rPr>
          <w:rFonts w:ascii="Times New Roman" w:hAnsi="Times New Roman" w:cs="Times New Roman"/>
          <w:sz w:val="24"/>
          <w:szCs w:val="24"/>
          <w:lang w:val="en-CA"/>
        </w:rPr>
        <w:t>.</w:t>
      </w:r>
      <w:r w:rsidR="00AA0ECC" w:rsidRPr="00AA0ECC">
        <w:rPr>
          <w:rFonts w:ascii="Times New Roman" w:hAnsi="Times New Roman" w:cs="Times New Roman"/>
          <w:sz w:val="24"/>
          <w:szCs w:val="24"/>
          <w:lang w:val="en-CA"/>
        </w:rPr>
        <w:t xml:space="preserve">7312 </w:t>
      </w:r>
      <w:r w:rsidR="0087736B">
        <w:rPr>
          <w:rFonts w:ascii="Times New Roman" w:hAnsi="Times New Roman" w:cs="Times New Roman"/>
          <w:sz w:val="24"/>
          <w:szCs w:val="24"/>
          <w:lang w:val="en-CA"/>
        </w:rPr>
        <w:t>ppm by 2050 and</w:t>
      </w:r>
      <w:r w:rsidR="00F747CD">
        <w:rPr>
          <w:rFonts w:ascii="Times New Roman" w:hAnsi="Times New Roman" w:cs="Times New Roman"/>
          <w:sz w:val="24"/>
          <w:szCs w:val="24"/>
          <w:lang w:val="en-CA"/>
        </w:rPr>
        <w:t xml:space="preserve"> </w:t>
      </w:r>
      <w:r w:rsidR="00F747CD" w:rsidRPr="00F747CD">
        <w:rPr>
          <w:rFonts w:ascii="Times New Roman" w:hAnsi="Times New Roman" w:cs="Times New Roman"/>
          <w:sz w:val="24"/>
          <w:szCs w:val="24"/>
          <w:lang w:val="en-CA"/>
        </w:rPr>
        <w:t xml:space="preserve">534.8825 </w:t>
      </w:r>
      <w:r w:rsidR="0087736B">
        <w:rPr>
          <w:rFonts w:ascii="Times New Roman" w:hAnsi="Times New Roman" w:cs="Times New Roman"/>
          <w:sz w:val="24"/>
          <w:szCs w:val="24"/>
          <w:lang w:val="en-CA"/>
        </w:rPr>
        <w:t>ppm by 2100. It could be clearly seen that the concentration by 2050 did not achieve the value of 685 ppm, but was achieved in the year</w:t>
      </w:r>
      <w:r w:rsidR="00F747CD">
        <w:rPr>
          <w:rFonts w:ascii="Times New Roman" w:hAnsi="Times New Roman" w:cs="Times New Roman"/>
          <w:sz w:val="24"/>
          <w:szCs w:val="24"/>
          <w:lang w:val="en-CA"/>
        </w:rPr>
        <w:t xml:space="preserve"> 2193.</w:t>
      </w:r>
    </w:p>
    <w:p w14:paraId="15888BC9" w14:textId="77777777" w:rsidR="00352F1F" w:rsidRPr="007128BB" w:rsidRDefault="00352F1F" w:rsidP="00516102">
      <w:pPr>
        <w:jc w:val="left"/>
        <w:rPr>
          <w:rFonts w:ascii="Times New Roman" w:hAnsi="Times New Roman" w:cs="Times New Roman"/>
          <w:sz w:val="24"/>
          <w:szCs w:val="24"/>
          <w:lang w:val="en-CA"/>
        </w:rPr>
      </w:pPr>
    </w:p>
    <w:p w14:paraId="059EB92D" w14:textId="1C2EFD76" w:rsidR="003F5B9C" w:rsidRDefault="003F5B9C" w:rsidP="00516102">
      <w:pPr>
        <w:jc w:val="left"/>
        <w:rPr>
          <w:rFonts w:ascii="Times New Roman" w:hAnsi="Times New Roman" w:cs="Times New Roman"/>
          <w:sz w:val="24"/>
          <w:szCs w:val="24"/>
        </w:rPr>
      </w:pPr>
      <w:r>
        <w:rPr>
          <w:rFonts w:ascii="Times New Roman" w:hAnsi="Times New Roman" w:cs="Times New Roman"/>
          <w:sz w:val="24"/>
          <w:szCs w:val="24"/>
        </w:rPr>
        <w:t>1.6 Reflection</w:t>
      </w:r>
    </w:p>
    <w:p w14:paraId="718FB9DA" w14:textId="31D9C9EC" w:rsidR="00DB070A" w:rsidRDefault="00DB070A" w:rsidP="00516102">
      <w:pPr>
        <w:jc w:val="left"/>
        <w:rPr>
          <w:rFonts w:ascii="Times New Roman" w:hAnsi="Times New Roman" w:cs="Times New Roman"/>
          <w:sz w:val="24"/>
          <w:szCs w:val="24"/>
        </w:rPr>
      </w:pPr>
    </w:p>
    <w:p w14:paraId="18559DDC" w14:textId="4C3EDAA8" w:rsidR="00CE5B7A" w:rsidRDefault="00DB070A" w:rsidP="00516102">
      <w:pPr>
        <w:jc w:val="left"/>
        <w:rPr>
          <w:rFonts w:ascii="Times New Roman" w:hAnsi="Times New Roman" w:cs="Times New Roman"/>
          <w:sz w:val="24"/>
          <w:szCs w:val="24"/>
        </w:rPr>
      </w:pPr>
      <w:r>
        <w:rPr>
          <w:rFonts w:ascii="Times New Roman" w:hAnsi="Times New Roman" w:cs="Times New Roman"/>
          <w:sz w:val="24"/>
          <w:szCs w:val="24"/>
        </w:rPr>
        <w:t xml:space="preserve">The linear </w:t>
      </w:r>
      <w:r w:rsidR="003F5B9C">
        <w:rPr>
          <w:rFonts w:ascii="Times New Roman" w:hAnsi="Times New Roman" w:cs="Times New Roman"/>
          <w:sz w:val="24"/>
          <w:szCs w:val="24"/>
        </w:rPr>
        <w:t>regression model outputs</w:t>
      </w:r>
      <w:r>
        <w:rPr>
          <w:rFonts w:ascii="Times New Roman" w:hAnsi="Times New Roman" w:cs="Times New Roman"/>
          <w:sz w:val="24"/>
          <w:szCs w:val="24"/>
        </w:rPr>
        <w:t xml:space="preserve"> the line of best fit for the data given. </w:t>
      </w:r>
      <w:r w:rsidR="003F5B9C">
        <w:rPr>
          <w:rFonts w:ascii="Times New Roman" w:hAnsi="Times New Roman" w:cs="Times New Roman"/>
          <w:sz w:val="24"/>
          <w:szCs w:val="24"/>
        </w:rPr>
        <w:t xml:space="preserve">With the equation of </w:t>
      </w:r>
      <m:oMath>
        <m:r>
          <w:rPr>
            <w:rFonts w:ascii="Cambria Math" w:hAnsi="Cambria Math" w:cs="Times New Roman"/>
            <w:sz w:val="24"/>
            <w:szCs w:val="24"/>
          </w:rPr>
          <m:t>y=bx+m</m:t>
        </m:r>
      </m:oMath>
      <w:r w:rsidR="003F5B9C">
        <w:rPr>
          <w:rFonts w:ascii="Times New Roman" w:hAnsi="Times New Roman" w:cs="Times New Roman"/>
          <w:sz w:val="24"/>
          <w:szCs w:val="24"/>
        </w:rPr>
        <w:t xml:space="preserve">, it provides us with a straight line and a constant slope. But in reality, multiple aspects of life will affect the data. The outcome could not be simply summarized as a linear equation. In fact, many things </w:t>
      </w:r>
      <w:r w:rsidR="00100F49">
        <w:rPr>
          <w:rFonts w:ascii="Times New Roman" w:hAnsi="Times New Roman" w:cs="Times New Roman"/>
          <w:sz w:val="24"/>
          <w:szCs w:val="24"/>
        </w:rPr>
        <w:t xml:space="preserve">happen without a specific pattern. </w:t>
      </w:r>
      <w:r w:rsidR="00131B7B">
        <w:rPr>
          <w:rFonts w:ascii="Times New Roman" w:hAnsi="Times New Roman" w:cs="Times New Roman"/>
          <w:sz w:val="24"/>
          <w:szCs w:val="24"/>
        </w:rPr>
        <w:t>Therefore,</w:t>
      </w:r>
      <w:r w:rsidR="00100F49">
        <w:rPr>
          <w:rFonts w:ascii="Times New Roman" w:hAnsi="Times New Roman" w:cs="Times New Roman"/>
          <w:sz w:val="24"/>
          <w:szCs w:val="24"/>
        </w:rPr>
        <w:t xml:space="preserve"> we provide the </w:t>
      </w:r>
      <w:r w:rsidR="00100F49" w:rsidRPr="00100F49">
        <w:rPr>
          <w:rFonts w:ascii="Times New Roman" w:hAnsi="Times New Roman" w:cs="Times New Roman"/>
          <w:sz w:val="24"/>
          <w:szCs w:val="24"/>
        </w:rPr>
        <w:t>stochastic model</w:t>
      </w:r>
      <w:r w:rsidR="00100F49">
        <w:rPr>
          <w:rFonts w:ascii="Times New Roman" w:hAnsi="Times New Roman" w:cs="Times New Roman"/>
          <w:sz w:val="24"/>
          <w:szCs w:val="24"/>
        </w:rPr>
        <w:t>.</w:t>
      </w:r>
    </w:p>
    <w:p w14:paraId="3153D336" w14:textId="77DA8605" w:rsidR="00286FB9" w:rsidRDefault="00286FB9" w:rsidP="00516102">
      <w:pPr>
        <w:jc w:val="left"/>
        <w:rPr>
          <w:rFonts w:ascii="Times New Roman" w:hAnsi="Times New Roman" w:cs="Times New Roman"/>
          <w:sz w:val="24"/>
          <w:szCs w:val="24"/>
        </w:rPr>
      </w:pPr>
    </w:p>
    <w:p w14:paraId="155471FE" w14:textId="6380EB4C" w:rsidR="00286FB9" w:rsidRPr="000B1617" w:rsidRDefault="00286FB9" w:rsidP="00516102">
      <w:pPr>
        <w:jc w:val="left"/>
        <w:rPr>
          <w:rFonts w:ascii="Times New Roman" w:hAnsi="Times New Roman" w:cs="Times New Roman"/>
          <w:b/>
          <w:bCs/>
          <w:sz w:val="24"/>
          <w:szCs w:val="24"/>
        </w:rPr>
      </w:pPr>
      <w:r w:rsidRPr="000B1617">
        <w:rPr>
          <w:rFonts w:ascii="Times New Roman" w:hAnsi="Times New Roman" w:cs="Times New Roman"/>
          <w:b/>
          <w:bCs/>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Model 2: </w:t>
      </w:r>
      <w:r w:rsidR="00131B7B" w:rsidRPr="000B1617">
        <w:rPr>
          <w:rFonts w:ascii="Times New Roman" w:hAnsi="Times New Roman" w:cs="Times New Roman"/>
          <w:b/>
          <w:bCs/>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00100F49" w:rsidRPr="000B1617">
        <w:rPr>
          <w:rFonts w:ascii="Times New Roman" w:hAnsi="Times New Roman" w:cs="Times New Roman"/>
          <w:b/>
          <w:bCs/>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tochastic model</w:t>
      </w:r>
    </w:p>
    <w:p w14:paraId="07E37E79" w14:textId="6B27A88C" w:rsidR="00286FB9" w:rsidRDefault="00286FB9" w:rsidP="00516102">
      <w:pPr>
        <w:jc w:val="left"/>
        <w:rPr>
          <w:rFonts w:ascii="Times New Roman" w:hAnsi="Times New Roman" w:cs="Times New Roman"/>
          <w:sz w:val="24"/>
          <w:szCs w:val="24"/>
        </w:rPr>
      </w:pPr>
    </w:p>
    <w:p w14:paraId="70D8F4F4" w14:textId="610B99FA" w:rsidR="00100F49" w:rsidRDefault="00100F49" w:rsidP="00100F49">
      <w:pPr>
        <w:jc w:val="left"/>
        <w:rPr>
          <w:rFonts w:ascii="Times New Roman" w:hAnsi="Times New Roman" w:cs="Times New Roman"/>
          <w:sz w:val="24"/>
          <w:szCs w:val="24"/>
        </w:rPr>
      </w:pPr>
      <w:r w:rsidRPr="00100F49">
        <w:rPr>
          <w:rFonts w:ascii="Times New Roman" w:hAnsi="Times New Roman" w:cs="Times New Roman"/>
          <w:sz w:val="24"/>
          <w:szCs w:val="24"/>
        </w:rPr>
        <w:t>2.1</w:t>
      </w:r>
      <w:r>
        <w:rPr>
          <w:rFonts w:ascii="Times New Roman" w:hAnsi="Times New Roman" w:cs="Times New Roman"/>
          <w:sz w:val="24"/>
          <w:szCs w:val="24"/>
        </w:rPr>
        <w:t xml:space="preserve"> Introduction to the model</w:t>
      </w:r>
    </w:p>
    <w:p w14:paraId="151F073B" w14:textId="2E2E8C9C" w:rsidR="00100F49" w:rsidRDefault="00100F49" w:rsidP="00100F49">
      <w:pPr>
        <w:jc w:val="left"/>
        <w:rPr>
          <w:rFonts w:ascii="Times New Roman" w:hAnsi="Times New Roman" w:cs="Times New Roman"/>
          <w:sz w:val="24"/>
          <w:szCs w:val="24"/>
        </w:rPr>
      </w:pPr>
    </w:p>
    <w:p w14:paraId="5BF4F295" w14:textId="1E522D68" w:rsidR="00100F49" w:rsidRDefault="00131B7B" w:rsidP="00100F49">
      <w:pPr>
        <w:jc w:val="left"/>
        <w:rPr>
          <w:rFonts w:ascii="Times New Roman" w:hAnsi="Times New Roman" w:cs="Times New Roman"/>
          <w:sz w:val="24"/>
          <w:szCs w:val="24"/>
        </w:rPr>
      </w:pPr>
      <w:r w:rsidRPr="00131B7B">
        <w:rPr>
          <w:rFonts w:ascii="Times New Roman" w:hAnsi="Times New Roman" w:cs="Times New Roman"/>
          <w:sz w:val="24"/>
          <w:szCs w:val="24"/>
        </w:rPr>
        <w:t>Stochastic models</w:t>
      </w:r>
      <w:r>
        <w:rPr>
          <w:rFonts w:ascii="Times New Roman" w:hAnsi="Times New Roman" w:cs="Times New Roman"/>
          <w:sz w:val="24"/>
          <w:szCs w:val="24"/>
        </w:rPr>
        <w:t xml:space="preserve"> are used when the variables have certain </w:t>
      </w:r>
      <w:r w:rsidRPr="00131B7B">
        <w:rPr>
          <w:rFonts w:ascii="Times New Roman" w:hAnsi="Times New Roman" w:cs="Times New Roman"/>
          <w:sz w:val="24"/>
          <w:szCs w:val="24"/>
        </w:rPr>
        <w:t>levels of unpredictability or randomness.</w:t>
      </w:r>
      <w:r>
        <w:rPr>
          <w:rFonts w:ascii="Times New Roman" w:hAnsi="Times New Roman" w:cs="Times New Roman"/>
          <w:sz w:val="24"/>
          <w:szCs w:val="24"/>
        </w:rPr>
        <w:t xml:space="preserve"> </w:t>
      </w:r>
      <w:r w:rsidRPr="00131B7B">
        <w:rPr>
          <w:rFonts w:ascii="Times New Roman" w:hAnsi="Times New Roman" w:cs="Times New Roman"/>
          <w:sz w:val="24"/>
          <w:szCs w:val="24"/>
        </w:rPr>
        <w:t xml:space="preserve">The word </w:t>
      </w:r>
      <w:r>
        <w:rPr>
          <w:rFonts w:ascii="Times New Roman" w:hAnsi="Times New Roman" w:cs="Times New Roman"/>
          <w:sz w:val="24"/>
          <w:szCs w:val="24"/>
        </w:rPr>
        <w:t>“</w:t>
      </w:r>
      <w:r w:rsidRPr="00131B7B">
        <w:rPr>
          <w:rFonts w:ascii="Times New Roman" w:hAnsi="Times New Roman" w:cs="Times New Roman"/>
          <w:sz w:val="24"/>
          <w:szCs w:val="24"/>
        </w:rPr>
        <w:t>stochastic</w:t>
      </w:r>
      <w:r>
        <w:rPr>
          <w:rFonts w:ascii="Times New Roman" w:hAnsi="Times New Roman" w:cs="Times New Roman"/>
          <w:sz w:val="24"/>
          <w:szCs w:val="24"/>
        </w:rPr>
        <w:t>”</w:t>
      </w:r>
      <w:r w:rsidRPr="00131B7B">
        <w:rPr>
          <w:rFonts w:ascii="Times New Roman" w:hAnsi="Times New Roman" w:cs="Times New Roman"/>
          <w:sz w:val="24"/>
          <w:szCs w:val="24"/>
        </w:rPr>
        <w:t xml:space="preserve"> comes from the Greek word </w:t>
      </w:r>
      <w:r>
        <w:rPr>
          <w:rFonts w:ascii="Times New Roman" w:hAnsi="Times New Roman" w:cs="Times New Roman"/>
          <w:sz w:val="24"/>
          <w:szCs w:val="24"/>
        </w:rPr>
        <w:t>“</w:t>
      </w:r>
      <w:r w:rsidRPr="00131B7B">
        <w:rPr>
          <w:rFonts w:ascii="Times New Roman" w:hAnsi="Times New Roman" w:cs="Times New Roman"/>
          <w:sz w:val="24"/>
          <w:szCs w:val="24"/>
        </w:rPr>
        <w:t>stokhazesthai</w:t>
      </w:r>
      <w:r>
        <w:rPr>
          <w:rFonts w:ascii="Times New Roman" w:hAnsi="Times New Roman" w:cs="Times New Roman"/>
          <w:sz w:val="24"/>
          <w:szCs w:val="24"/>
        </w:rPr>
        <w:t>,”</w:t>
      </w:r>
      <w:r w:rsidRPr="00131B7B">
        <w:rPr>
          <w:rFonts w:ascii="Times New Roman" w:hAnsi="Times New Roman" w:cs="Times New Roman"/>
          <w:sz w:val="24"/>
          <w:szCs w:val="24"/>
        </w:rPr>
        <w:t xml:space="preserve"> meaning to aim or guess</w:t>
      </w:r>
      <w:r>
        <w:rPr>
          <w:rFonts w:ascii="Times New Roman" w:hAnsi="Times New Roman" w:cs="Times New Roman"/>
          <w:sz w:val="24"/>
          <w:szCs w:val="24"/>
        </w:rPr>
        <w:t>. Within our discussion, there seems to be random factors in the changes of the level of CO2 in our atmosphere. Thus, we decide to include this model as well.</w:t>
      </w:r>
    </w:p>
    <w:p w14:paraId="4928F080" w14:textId="5F549B71" w:rsidR="00131B7B" w:rsidRDefault="00131B7B" w:rsidP="00100F49">
      <w:pPr>
        <w:jc w:val="left"/>
        <w:rPr>
          <w:rFonts w:ascii="Times New Roman" w:hAnsi="Times New Roman" w:cs="Times New Roman"/>
          <w:sz w:val="24"/>
          <w:szCs w:val="24"/>
        </w:rPr>
      </w:pPr>
    </w:p>
    <w:p w14:paraId="731E5DCE" w14:textId="46D36B92" w:rsidR="00131B7B" w:rsidRDefault="00131B7B" w:rsidP="00100F49">
      <w:pPr>
        <w:jc w:val="left"/>
        <w:rPr>
          <w:rFonts w:ascii="Times New Roman" w:hAnsi="Times New Roman" w:cs="Times New Roman"/>
          <w:sz w:val="24"/>
          <w:szCs w:val="24"/>
        </w:rPr>
      </w:pPr>
      <w:r>
        <w:rPr>
          <w:rFonts w:ascii="Times New Roman" w:hAnsi="Times New Roman" w:cs="Times New Roman"/>
          <w:sz w:val="24"/>
          <w:szCs w:val="24"/>
        </w:rPr>
        <w:t>2.2 Variables of this model</w:t>
      </w:r>
    </w:p>
    <w:p w14:paraId="5AB7B216" w14:textId="1172AFCF" w:rsidR="00131B7B" w:rsidRDefault="00131B7B" w:rsidP="00100F49">
      <w:pPr>
        <w:jc w:val="left"/>
        <w:rPr>
          <w:rFonts w:ascii="Times New Roman" w:hAnsi="Times New Roman" w:cs="Times New Roman"/>
          <w:sz w:val="24"/>
          <w:szCs w:val="24"/>
        </w:rPr>
      </w:pPr>
    </w:p>
    <w:p w14:paraId="7F96C8BB" w14:textId="5787AC48" w:rsidR="00131B7B" w:rsidRDefault="00131B7B" w:rsidP="00100F49">
      <w:pPr>
        <w:jc w:val="left"/>
        <w:rPr>
          <w:rFonts w:ascii="Times New Roman" w:hAnsi="Times New Roman" w:cs="Times New Roman"/>
          <w:sz w:val="24"/>
          <w:szCs w:val="24"/>
        </w:rPr>
      </w:pPr>
      <w:r>
        <w:rPr>
          <w:rFonts w:ascii="Times New Roman" w:hAnsi="Times New Roman" w:cs="Times New Roman"/>
          <w:sz w:val="24"/>
          <w:szCs w:val="24"/>
        </w:rPr>
        <w:t>x: the elapsed year starting from 1959.</w:t>
      </w:r>
    </w:p>
    <w:p w14:paraId="242EFAB2" w14:textId="7F8B60F7" w:rsidR="00131B7B" w:rsidRDefault="00131B7B" w:rsidP="00100F49">
      <w:pPr>
        <w:jc w:val="left"/>
        <w:rPr>
          <w:rFonts w:ascii="Times New Roman" w:hAnsi="Times New Roman" w:cs="Times New Roman"/>
          <w:sz w:val="24"/>
          <w:szCs w:val="24"/>
        </w:rPr>
      </w:pPr>
      <w:r>
        <w:rPr>
          <w:rFonts w:ascii="Times New Roman" w:hAnsi="Times New Roman" w:cs="Times New Roman"/>
          <w:sz w:val="24"/>
          <w:szCs w:val="24"/>
        </w:rPr>
        <w:t>y: the change in the level of CO2 in the atmosphere (in PPM)</w:t>
      </w:r>
    </w:p>
    <w:p w14:paraId="71F13442" w14:textId="4A37FC72" w:rsidR="00131B7B" w:rsidRDefault="00131B7B" w:rsidP="00100F49">
      <w:pPr>
        <w:jc w:val="left"/>
        <w:rPr>
          <w:rFonts w:ascii="Times New Roman" w:hAnsi="Times New Roman" w:cs="Times New Roman"/>
          <w:sz w:val="24"/>
          <w:szCs w:val="24"/>
        </w:rPr>
      </w:pPr>
    </w:p>
    <w:p w14:paraId="590B84FC" w14:textId="47C1E64C" w:rsidR="00131B7B" w:rsidRDefault="00131B7B" w:rsidP="00100F49">
      <w:pPr>
        <w:jc w:val="left"/>
        <w:rPr>
          <w:rFonts w:ascii="Times New Roman" w:hAnsi="Times New Roman" w:cs="Times New Roman"/>
          <w:sz w:val="24"/>
          <w:szCs w:val="24"/>
        </w:rPr>
      </w:pPr>
      <w:r>
        <w:rPr>
          <w:rFonts w:ascii="Times New Roman" w:hAnsi="Times New Roman" w:cs="Times New Roman"/>
          <w:sz w:val="24"/>
          <w:szCs w:val="24"/>
        </w:rPr>
        <w:t>2.3 Justification of the model</w:t>
      </w:r>
    </w:p>
    <w:p w14:paraId="66961146" w14:textId="36F6FA7A" w:rsidR="00131B7B" w:rsidRDefault="00131B7B" w:rsidP="00100F49">
      <w:pPr>
        <w:jc w:val="left"/>
        <w:rPr>
          <w:rFonts w:ascii="Times New Roman" w:hAnsi="Times New Roman" w:cs="Times New Roman"/>
          <w:sz w:val="24"/>
          <w:szCs w:val="24"/>
        </w:rPr>
      </w:pPr>
    </w:p>
    <w:p w14:paraId="1B0B80E2" w14:textId="02FE9663" w:rsidR="00286FB9" w:rsidRDefault="00A86C24" w:rsidP="00516102">
      <w:pPr>
        <w:jc w:val="left"/>
        <w:rPr>
          <w:rFonts w:ascii="Times New Roman" w:hAnsi="Times New Roman" w:cs="Times New Roman"/>
          <w:sz w:val="24"/>
          <w:szCs w:val="24"/>
        </w:rPr>
      </w:pPr>
      <w:r>
        <w:rPr>
          <w:rFonts w:ascii="Times New Roman" w:hAnsi="Times New Roman" w:cs="Times New Roman"/>
          <w:sz w:val="24"/>
          <w:szCs w:val="24"/>
        </w:rPr>
        <w:t xml:space="preserve">It is easy for us to justify this model with an example. Suppose a man is lying on his bed and not doing anything. Suddenly he feels an urge </w:t>
      </w:r>
      <w:r w:rsidR="00062443">
        <w:rPr>
          <w:rFonts w:ascii="Times New Roman" w:hAnsi="Times New Roman" w:cs="Times New Roman" w:hint="eastAsia"/>
          <w:sz w:val="24"/>
          <w:szCs w:val="24"/>
        </w:rPr>
        <w:t>f</w:t>
      </w:r>
      <w:r w:rsidR="00062443">
        <w:rPr>
          <w:rFonts w:ascii="Times New Roman" w:hAnsi="Times New Roman" w:cs="Times New Roman"/>
          <w:sz w:val="24"/>
          <w:szCs w:val="24"/>
        </w:rPr>
        <w:t xml:space="preserve">or </w:t>
      </w:r>
      <w:r>
        <w:rPr>
          <w:rFonts w:ascii="Times New Roman" w:hAnsi="Times New Roman" w:cs="Times New Roman"/>
          <w:sz w:val="24"/>
          <w:szCs w:val="24"/>
        </w:rPr>
        <w:t xml:space="preserve">the consumption of chips. He figures no chips are left in his house and decides to travel by car to the nearest market in order to buy some. On the road, the car will emit CO2 into the atmosphere. Such actions are barely able to be predicted, if not </w:t>
      </w:r>
      <w:r w:rsidR="00062443">
        <w:rPr>
          <w:rFonts w:ascii="Times New Roman" w:hAnsi="Times New Roman" w:cs="Times New Roman"/>
          <w:sz w:val="24"/>
          <w:szCs w:val="24"/>
        </w:rPr>
        <w:t>say</w:t>
      </w:r>
      <w:r>
        <w:rPr>
          <w:rFonts w:ascii="Times New Roman" w:hAnsi="Times New Roman" w:cs="Times New Roman"/>
          <w:sz w:val="24"/>
          <w:szCs w:val="24"/>
        </w:rPr>
        <w:t xml:space="preserve"> it is completely random. However, the effect, or the CO2 emitted in this case, is relatively small in comparison to the global emission of CO2. By using the stochastic model, the random variables are included to make the data more realistic. </w:t>
      </w:r>
    </w:p>
    <w:p w14:paraId="7670A81F" w14:textId="2801B306" w:rsidR="00A86C24" w:rsidRDefault="00A86C24" w:rsidP="00516102">
      <w:pPr>
        <w:jc w:val="left"/>
        <w:rPr>
          <w:rFonts w:ascii="Times New Roman" w:hAnsi="Times New Roman" w:cs="Times New Roman"/>
          <w:sz w:val="24"/>
          <w:szCs w:val="24"/>
        </w:rPr>
      </w:pPr>
    </w:p>
    <w:p w14:paraId="0F84B6F2" w14:textId="7AD7C82D" w:rsidR="00A86C24" w:rsidRDefault="00A86C24" w:rsidP="00516102">
      <w:pPr>
        <w:jc w:val="left"/>
        <w:rPr>
          <w:rFonts w:ascii="Times New Roman" w:hAnsi="Times New Roman" w:cs="Times New Roman"/>
          <w:sz w:val="24"/>
          <w:szCs w:val="24"/>
        </w:rPr>
      </w:pPr>
      <w:r>
        <w:rPr>
          <w:rFonts w:ascii="Times New Roman" w:hAnsi="Times New Roman" w:cs="Times New Roman"/>
          <w:sz w:val="24"/>
          <w:szCs w:val="24"/>
        </w:rPr>
        <w:t xml:space="preserve">Then, we have to justify that our data are suited </w:t>
      </w:r>
      <w:r w:rsidR="00062443">
        <w:rPr>
          <w:rFonts w:ascii="Times New Roman" w:hAnsi="Times New Roman" w:cs="Times New Roman"/>
          <w:sz w:val="24"/>
          <w:szCs w:val="24"/>
        </w:rPr>
        <w:t>to</w:t>
      </w:r>
      <w:r>
        <w:rPr>
          <w:rFonts w:ascii="Times New Roman" w:hAnsi="Times New Roman" w:cs="Times New Roman"/>
          <w:sz w:val="24"/>
          <w:szCs w:val="24"/>
        </w:rPr>
        <w:t xml:space="preserve"> using such a model. Since </w:t>
      </w:r>
      <w:r w:rsidR="00D53C4B">
        <w:rPr>
          <w:rFonts w:ascii="Times New Roman" w:hAnsi="Times New Roman" w:cs="Times New Roman"/>
          <w:sz w:val="24"/>
          <w:szCs w:val="24"/>
        </w:rPr>
        <w:t xml:space="preserve">the level of CO2 in the atmosphere is positively correlated to the time, we have to process the data to gain the randomized factors. Thus, we subtracted one year’s level of CO2 in the atmosphere </w:t>
      </w:r>
      <w:r w:rsidR="00062443">
        <w:rPr>
          <w:rFonts w:ascii="Times New Roman" w:hAnsi="Times New Roman" w:cs="Times New Roman"/>
          <w:sz w:val="24"/>
          <w:szCs w:val="24"/>
        </w:rPr>
        <w:t>from</w:t>
      </w:r>
      <w:r w:rsidR="00D53C4B">
        <w:rPr>
          <w:rFonts w:ascii="Times New Roman" w:hAnsi="Times New Roman" w:cs="Times New Roman"/>
          <w:sz w:val="24"/>
          <w:szCs w:val="24"/>
        </w:rPr>
        <w:t xml:space="preserve"> the previous year’s level of CO2 in the atmosphere. </w:t>
      </w:r>
    </w:p>
    <w:p w14:paraId="5BB84C34" w14:textId="467DE090" w:rsidR="00D53C4B" w:rsidRDefault="00D53C4B" w:rsidP="00516102">
      <w:pPr>
        <w:jc w:val="left"/>
        <w:rPr>
          <w:rFonts w:ascii="Times New Roman" w:hAnsi="Times New Roman" w:cs="Times New Roman"/>
          <w:sz w:val="24"/>
          <w:szCs w:val="24"/>
        </w:rPr>
      </w:pPr>
    </w:p>
    <w:p w14:paraId="4E39C4C8" w14:textId="5ADCD438" w:rsidR="00D53C4B" w:rsidRDefault="007D39B4" w:rsidP="00516102">
      <w:pPr>
        <w:jc w:val="left"/>
        <w:rPr>
          <w:rFonts w:ascii="Times New Roman" w:hAnsi="Times New Roman" w:cs="Times New Roman"/>
          <w:sz w:val="24"/>
          <w:szCs w:val="24"/>
        </w:rPr>
      </w:pPr>
      <w:r>
        <w:rPr>
          <w:rFonts w:ascii="Times New Roman" w:hAnsi="Times New Roman" w:cs="Times New Roman"/>
          <w:noProof/>
          <w:sz w:val="24"/>
          <w:szCs w:val="24"/>
          <w:lang w:val="en-CA"/>
        </w:rPr>
        <mc:AlternateContent>
          <mc:Choice Requires="wpg">
            <w:drawing>
              <wp:anchor distT="0" distB="0" distL="114300" distR="114300" simplePos="0" relativeHeight="251658244" behindDoc="0" locked="0" layoutInCell="1" allowOverlap="1" wp14:anchorId="64C6469A" wp14:editId="6425A4B4">
                <wp:simplePos x="0" y="0"/>
                <wp:positionH relativeFrom="column">
                  <wp:posOffset>3521710</wp:posOffset>
                </wp:positionH>
                <wp:positionV relativeFrom="paragraph">
                  <wp:posOffset>228772</wp:posOffset>
                </wp:positionV>
                <wp:extent cx="1731010" cy="1639147"/>
                <wp:effectExtent l="0" t="0" r="0" b="0"/>
                <wp:wrapTight wrapText="bothSides">
                  <wp:wrapPolygon edited="0">
                    <wp:start x="0" y="0"/>
                    <wp:lineTo x="0" y="21424"/>
                    <wp:lineTo x="21394" y="21424"/>
                    <wp:lineTo x="21394"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1731010" cy="1639147"/>
                          <a:chOff x="0" y="0"/>
                          <a:chExt cx="1731010" cy="1639147"/>
                        </a:xfrm>
                      </wpg:grpSpPr>
                      <pic:pic xmlns:pic="http://schemas.openxmlformats.org/drawingml/2006/picture">
                        <pic:nvPicPr>
                          <pic:cNvPr id="30" name="Picture 30"/>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84667"/>
                            <a:ext cx="1724660" cy="15544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1731010" cy="9207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rto="http://schemas.microsoft.com/office/word/2006/arto">
            <w:pict>
              <v:group w14:anchorId="7D3F8750" id="Group 32" o:spid="_x0000_s1026" style="position:absolute;margin-left:277.3pt;margin-top:18pt;width:136.3pt;height:129.05pt;z-index:251662336" coordsize="17310,16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top:846;width:17246;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">
                  <v:imagedata r:id="rId16" o:title="" cropleft="756f" cropright="614f"/>
                </v:shape>
                <v:shape id="Picture 31" o:spid="_x0000_s1028" type="#_x0000_t75" style="position:absolute;width:17310;height: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">
                  <v:imagedata r:id="rId17" o:title="" cropleft="305f"/>
                </v:shape>
                <w10:wrap type="tight"/>
              </v:group>
            </w:pict>
          </mc:Fallback>
        </mc:AlternateContent>
      </w:r>
      <w:r>
        <w:rPr>
          <w:rFonts w:ascii="Times New Roman" w:hAnsi="Times New Roman" w:cs="Times New Roman"/>
          <w:noProof/>
          <w:sz w:val="24"/>
          <w:szCs w:val="24"/>
          <w:lang w:val="en-CA"/>
        </w:rPr>
        <mc:AlternateContent>
          <mc:Choice Requires="wpg">
            <w:drawing>
              <wp:anchor distT="0" distB="0" distL="114300" distR="114300" simplePos="0" relativeHeight="251658243" behindDoc="0" locked="0" layoutInCell="1" allowOverlap="1" wp14:anchorId="578AEA15" wp14:editId="1121EDCD">
                <wp:simplePos x="0" y="0"/>
                <wp:positionH relativeFrom="column">
                  <wp:posOffset>1783080</wp:posOffset>
                </wp:positionH>
                <wp:positionV relativeFrom="paragraph">
                  <wp:posOffset>224790</wp:posOffset>
                </wp:positionV>
                <wp:extent cx="1739900" cy="1876425"/>
                <wp:effectExtent l="0" t="0" r="0" b="3175"/>
                <wp:wrapTight wrapText="bothSides">
                  <wp:wrapPolygon edited="0">
                    <wp:start x="0" y="0"/>
                    <wp:lineTo x="0" y="21490"/>
                    <wp:lineTo x="21442" y="21490"/>
                    <wp:lineTo x="21442"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1739900" cy="1876425"/>
                          <a:chOff x="0" y="2546"/>
                          <a:chExt cx="1739900" cy="1877281"/>
                        </a:xfrm>
                      </wpg:grpSpPr>
                      <pic:pic xmlns:pic="http://schemas.openxmlformats.org/drawingml/2006/picture">
                        <pic:nvPicPr>
                          <pic:cNvPr id="26" name="Picture 26"/>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81507"/>
                            <a:ext cx="1739900" cy="17983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2546"/>
                            <a:ext cx="1739900" cy="9525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rto="http://schemas.microsoft.com/office/word/2006/arto">
            <w:pict>
              <v:group w14:anchorId="040FB081" id="Group 29" o:spid="_x0000_s1026" style="position:absolute;margin-left:140.4pt;margin-top:17.7pt;width:137pt;height:147.75pt;z-index:251659264" coordorigin=",25" coordsize="17399,18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">
                <v:shape id="Picture 26" o:spid="_x0000_s1027" type="#_x0000_t75" style="position:absolute;top:815;width:17399;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">
                  <v:imagedata r:id="rId20" o:title="" cropleft="471f" cropright="518f"/>
                </v:shape>
                <v:shape id="Picture 27" o:spid="_x0000_s1028" type="#_x0000_t75" style="position:absolute;top:25;width:17399;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">
                  <v:imagedata r:id="rId21" o:title="" cropleft="471f" cropright="518f"/>
                </v:shape>
                <w10:wrap type="tight"/>
              </v:group>
            </w:pict>
          </mc:Fallback>
        </mc:AlternateContent>
      </w:r>
      <w:r w:rsidR="00DA77FF">
        <w:rPr>
          <w:rFonts w:ascii="Times New Roman" w:hAnsi="Times New Roman" w:cs="Times New Roman"/>
          <w:sz w:val="24"/>
          <w:szCs w:val="24"/>
        </w:rPr>
        <w:t>We then get this data:</w:t>
      </w:r>
    </w:p>
    <w:p w14:paraId="2E1971F5" w14:textId="314615BF" w:rsidR="00133C73" w:rsidRPr="00D02560" w:rsidRDefault="007D39B4" w:rsidP="00516102">
      <w:pPr>
        <w:jc w:val="left"/>
        <w:rPr>
          <w:rFonts w:ascii="Times New Roman" w:hAnsi="Times New Roman" w:cs="Times New Roman"/>
          <w:sz w:val="24"/>
          <w:szCs w:val="24"/>
          <w:lang w:val="en-CA"/>
        </w:rPr>
      </w:pPr>
      <w:r>
        <w:rPr>
          <w:rFonts w:ascii="Times New Roman" w:hAnsi="Times New Roman" w:cs="Times New Roman"/>
          <w:noProof/>
          <w:sz w:val="24"/>
          <w:szCs w:val="24"/>
          <w:lang w:val="en-CA"/>
        </w:rPr>
        <w:drawing>
          <wp:anchor distT="0" distB="0" distL="114300" distR="114300" simplePos="0" relativeHeight="251658242" behindDoc="1" locked="0" layoutInCell="1" allowOverlap="1" wp14:anchorId="5B7EF012" wp14:editId="510DB1C5">
            <wp:simplePos x="0" y="0"/>
            <wp:positionH relativeFrom="column">
              <wp:posOffset>30480</wp:posOffset>
            </wp:positionH>
            <wp:positionV relativeFrom="paragraph">
              <wp:posOffset>27940</wp:posOffset>
            </wp:positionV>
            <wp:extent cx="1752600" cy="1877695"/>
            <wp:effectExtent l="0" t="0" r="0" b="1905"/>
            <wp:wrapTight wrapText="bothSides">
              <wp:wrapPolygon edited="0">
                <wp:start x="0" y="0"/>
                <wp:lineTo x="0" y="21476"/>
                <wp:lineTo x="21443" y="21476"/>
                <wp:lineTo x="2144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1-13 at 12.46.45.png"/>
                    <pic:cNvPicPr/>
                  </pic:nvPicPr>
                  <pic:blipFill rotWithShape="1">
                    <a:blip r:embed="rId22" cstate="print">
                      <a:extLst>
                        <a:ext uri="{28A0092B-C50C-407E-A947-70E740481C1C}">
                          <a14:useLocalDpi xmlns:a14="http://schemas.microsoft.com/office/drawing/2010/main" val="0"/>
                        </a:ext>
                      </a:extLst>
                    </a:blip>
                    <a:srcRect l="-1"/>
                    <a:stretch/>
                  </pic:blipFill>
                  <pic:spPr bwMode="auto">
                    <a:xfrm>
                      <a:off x="0" y="0"/>
                      <a:ext cx="1752600" cy="187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E0F176" w14:textId="6D730303" w:rsidR="00DA77FF" w:rsidRDefault="00DA77FF" w:rsidP="00516102">
      <w:pPr>
        <w:jc w:val="left"/>
        <w:rPr>
          <w:rFonts w:ascii="Times New Roman" w:hAnsi="Times New Roman" w:cs="Times New Roman"/>
          <w:sz w:val="24"/>
          <w:szCs w:val="24"/>
        </w:rPr>
      </w:pPr>
      <w:r>
        <w:rPr>
          <w:rFonts w:ascii="Times New Roman" w:hAnsi="Times New Roman" w:cs="Times New Roman"/>
          <w:sz w:val="24"/>
          <w:szCs w:val="24"/>
        </w:rPr>
        <w:t>The graph of the change in the level of CO2 in the atmosphere in respect to elapsed year looks like this:</w:t>
      </w:r>
    </w:p>
    <w:p w14:paraId="67ABBEF7" w14:textId="3FC2126F" w:rsidR="00A86C24" w:rsidRDefault="00A86C24" w:rsidP="00516102">
      <w:pPr>
        <w:jc w:val="left"/>
        <w:rPr>
          <w:rFonts w:ascii="Times New Roman" w:hAnsi="Times New Roman" w:cs="Times New Roman"/>
          <w:sz w:val="24"/>
          <w:szCs w:val="24"/>
        </w:rPr>
      </w:pPr>
    </w:p>
    <w:p w14:paraId="5845B187" w14:textId="3820141E" w:rsidR="00A86C24" w:rsidRDefault="00DA77FF" w:rsidP="00516102">
      <w:pPr>
        <w:jc w:val="left"/>
        <w:rPr>
          <w:rFonts w:ascii="Times New Roman" w:hAnsi="Times New Roman" w:cs="Times New Roman"/>
          <w:sz w:val="24"/>
          <w:szCs w:val="24"/>
        </w:rPr>
      </w:pPr>
      <w:r>
        <w:rPr>
          <w:noProof/>
        </w:rPr>
        <w:drawing>
          <wp:inline distT="0" distB="0" distL="0" distR="0" wp14:anchorId="37555DE0" wp14:editId="5EA35A88">
            <wp:extent cx="4692055" cy="2904530"/>
            <wp:effectExtent l="0" t="0" r="13335" b="10160"/>
            <wp:docPr id="2" name="图表 2">
              <a:extLst xmlns:a="http://schemas.openxmlformats.org/drawingml/2006/main">
                <a:ext uri="{FF2B5EF4-FFF2-40B4-BE49-F238E27FC236}">
                  <a16:creationId xmlns:a16="http://schemas.microsoft.com/office/drawing/2014/main" id="{E6B85F56-DE44-1D6A-8FF7-DF9CA3C289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E5789B9" w14:textId="1F4B4DC8" w:rsidR="00286FB9" w:rsidRDefault="00286FB9" w:rsidP="00516102">
      <w:pPr>
        <w:jc w:val="left"/>
        <w:rPr>
          <w:rFonts w:ascii="Times New Roman" w:hAnsi="Times New Roman" w:cs="Times New Roman"/>
          <w:sz w:val="24"/>
          <w:szCs w:val="24"/>
        </w:rPr>
      </w:pPr>
    </w:p>
    <w:p w14:paraId="66606A47" w14:textId="1422D4CE" w:rsidR="000B1617" w:rsidRDefault="000B1617" w:rsidP="00516102">
      <w:pPr>
        <w:jc w:val="left"/>
        <w:rPr>
          <w:rFonts w:ascii="Times New Roman" w:hAnsi="Times New Roman" w:cs="Times New Roman"/>
          <w:sz w:val="24"/>
          <w:szCs w:val="24"/>
        </w:rPr>
      </w:pPr>
      <w:r>
        <w:rPr>
          <w:rFonts w:ascii="Times New Roman" w:hAnsi="Times New Roman" w:cs="Times New Roman"/>
          <w:sz w:val="24"/>
          <w:szCs w:val="24"/>
        </w:rPr>
        <w:t xml:space="preserve">Since the result seems to be </w:t>
      </w:r>
      <w:bookmarkStart w:id="1" w:name="OLE_LINK1"/>
      <w:r>
        <w:rPr>
          <w:rFonts w:ascii="Times New Roman" w:hAnsi="Times New Roman" w:cs="Times New Roman"/>
          <w:sz w:val="24"/>
          <w:szCs w:val="24"/>
        </w:rPr>
        <w:t>an oscillating line</w:t>
      </w:r>
      <w:bookmarkEnd w:id="1"/>
      <w:r>
        <w:rPr>
          <w:rFonts w:ascii="Times New Roman" w:hAnsi="Times New Roman" w:cs="Times New Roman"/>
          <w:sz w:val="24"/>
          <w:szCs w:val="24"/>
        </w:rPr>
        <w:t xml:space="preserve">, it is obvious that there are random components within the graph. </w:t>
      </w:r>
    </w:p>
    <w:p w14:paraId="1824B983" w14:textId="77777777" w:rsidR="000B1617" w:rsidRDefault="000B1617" w:rsidP="00516102">
      <w:pPr>
        <w:jc w:val="left"/>
        <w:rPr>
          <w:rFonts w:ascii="Times New Roman" w:hAnsi="Times New Roman" w:cs="Times New Roman"/>
          <w:sz w:val="24"/>
          <w:szCs w:val="24"/>
        </w:rPr>
      </w:pPr>
    </w:p>
    <w:p w14:paraId="2EF6356B" w14:textId="2CAD3B84" w:rsidR="000B1617" w:rsidRDefault="000B1617" w:rsidP="00516102">
      <w:pPr>
        <w:jc w:val="left"/>
        <w:rPr>
          <w:rFonts w:ascii="Times New Roman" w:hAnsi="Times New Roman" w:cs="Times New Roman"/>
          <w:sz w:val="24"/>
          <w:szCs w:val="24"/>
        </w:rPr>
      </w:pPr>
      <w:r>
        <w:rPr>
          <w:rFonts w:ascii="Times New Roman" w:hAnsi="Times New Roman" w:cs="Times New Roman"/>
          <w:sz w:val="24"/>
          <w:szCs w:val="24"/>
        </w:rPr>
        <w:t>2.4</w:t>
      </w:r>
      <w:r w:rsidR="0038181F">
        <w:rPr>
          <w:rFonts w:ascii="Times New Roman" w:hAnsi="Times New Roman" w:cs="Times New Roman"/>
          <w:sz w:val="24"/>
          <w:szCs w:val="24"/>
        </w:rPr>
        <w:t>.1</w:t>
      </w:r>
      <w:r>
        <w:rPr>
          <w:rFonts w:ascii="Times New Roman" w:hAnsi="Times New Roman" w:cs="Times New Roman"/>
          <w:sz w:val="24"/>
          <w:szCs w:val="24"/>
        </w:rPr>
        <w:t xml:space="preserve"> Building the model</w:t>
      </w:r>
    </w:p>
    <w:p w14:paraId="6AA63130" w14:textId="77777777" w:rsidR="000B1617" w:rsidRDefault="000B1617" w:rsidP="00516102">
      <w:pPr>
        <w:jc w:val="left"/>
        <w:rPr>
          <w:rFonts w:ascii="Times New Roman" w:hAnsi="Times New Roman" w:cs="Times New Roman"/>
          <w:sz w:val="24"/>
          <w:szCs w:val="24"/>
        </w:rPr>
      </w:pPr>
    </w:p>
    <w:p w14:paraId="7A937AE7" w14:textId="623FEC8F" w:rsidR="000B1617" w:rsidRDefault="000B1617" w:rsidP="00516102">
      <w:pPr>
        <w:jc w:val="left"/>
        <w:rPr>
          <w:rFonts w:ascii="Times New Roman" w:hAnsi="Times New Roman" w:cs="Times New Roman"/>
          <w:sz w:val="24"/>
          <w:szCs w:val="24"/>
        </w:rPr>
      </w:pPr>
      <w:r>
        <w:rPr>
          <w:rFonts w:ascii="Times New Roman" w:hAnsi="Times New Roman" w:cs="Times New Roman"/>
          <w:sz w:val="24"/>
          <w:szCs w:val="24"/>
        </w:rPr>
        <w:t>To create our stochastic model, we need to set the range of our sample space. However, our data seems to be progressing with an upward trend that makes us unable to set a specific range. Thus, we decomposed this data into the equation shown below:</w:t>
      </w:r>
    </w:p>
    <w:p w14:paraId="30A0732B" w14:textId="77777777" w:rsidR="000B1617" w:rsidRDefault="000B1617" w:rsidP="00516102">
      <w:pPr>
        <w:jc w:val="left"/>
        <w:rPr>
          <w:rFonts w:ascii="Times New Roman" w:hAnsi="Times New Roman" w:cs="Times New Roman"/>
          <w:sz w:val="24"/>
          <w:szCs w:val="24"/>
        </w:rPr>
      </w:pPr>
    </w:p>
    <w:p w14:paraId="26F3C7C0" w14:textId="2974317E" w:rsidR="00286FB9" w:rsidRDefault="000B1617" w:rsidP="00692CC3">
      <w:pPr>
        <w:jc w:val="center"/>
        <w:rPr>
          <w:rFonts w:ascii="Times New Roman" w:hAnsi="Times New Roman" w:cs="Times New Roman"/>
          <w:sz w:val="24"/>
          <w:szCs w:val="24"/>
        </w:rPr>
      </w:pPr>
      <m:oMathPara>
        <m:oMath>
          <m:r>
            <w:rPr>
              <w:rFonts w:ascii="Cambria Math" w:hAnsi="Cambria Math" w:cs="Times New Roman"/>
              <w:sz w:val="24"/>
              <w:szCs w:val="24"/>
            </w:rPr>
            <m:t>∆PPM=f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+K</m:t>
          </m:r>
        </m:oMath>
      </m:oMathPara>
    </w:p>
    <w:p w14:paraId="003F4653" w14:textId="70148BCA" w:rsidR="000B1617" w:rsidRDefault="000B1617" w:rsidP="00516102">
      <w:pPr>
        <w:jc w:val="left"/>
        <w:rPr>
          <w:rFonts w:ascii="Times New Roman" w:hAnsi="Times New Roman" w:cs="Times New Roman"/>
          <w:sz w:val="24"/>
          <w:szCs w:val="24"/>
        </w:rPr>
      </w:pPr>
    </w:p>
    <w:p w14:paraId="417F38E1" w14:textId="06DBE111" w:rsidR="00622E25" w:rsidRDefault="00692CC3" w:rsidP="00516102">
      <w:pPr>
        <w:jc w:val="left"/>
        <w:rPr>
          <w:rFonts w:ascii="Times New Roman" w:hAnsi="Times New Roman" w:cs="Times New Roman"/>
          <w:sz w:val="24"/>
          <w:szCs w:val="24"/>
        </w:rPr>
      </w:pPr>
      <m:oMath>
        <m:r>
          <w:rPr>
            <w:rFonts w:ascii="Cambria Math" w:hAnsi="Cambria Math" w:cs="Times New Roman"/>
            <w:sz w:val="24"/>
            <w:szCs w:val="24"/>
          </w:rPr>
          <m:t>∆PPM</m:t>
        </m:r>
      </m:oMath>
      <w:r>
        <w:rPr>
          <w:rFonts w:ascii="Times New Roman" w:hAnsi="Times New Roman" w:cs="Times New Roman"/>
          <w:sz w:val="24"/>
          <w:szCs w:val="24"/>
        </w:rPr>
        <w:t xml:space="preserve"> is the change </w:t>
      </w:r>
      <w:r w:rsidR="00062443">
        <w:rPr>
          <w:rFonts w:ascii="Times New Roman" w:hAnsi="Times New Roman" w:cs="Times New Roman"/>
          <w:sz w:val="24"/>
          <w:szCs w:val="24"/>
        </w:rPr>
        <w:t>in</w:t>
      </w:r>
      <w:r>
        <w:rPr>
          <w:rFonts w:ascii="Times New Roman" w:hAnsi="Times New Roman" w:cs="Times New Roman"/>
          <w:sz w:val="24"/>
          <w:szCs w:val="24"/>
        </w:rPr>
        <w:t xml:space="preserve"> the level of CO2 in the atmosphere.</w:t>
      </w:r>
    </w:p>
    <w:p w14:paraId="3E610263" w14:textId="6EAFA7C1" w:rsidR="00622E25" w:rsidRDefault="00622E25" w:rsidP="00516102">
      <w:pPr>
        <w:jc w:val="left"/>
        <w:rPr>
          <w:rFonts w:ascii="Times New Roman" w:hAnsi="Times New Roman" w:cs="Times New Roman"/>
          <w:sz w:val="24"/>
          <w:szCs w:val="24"/>
        </w:rPr>
      </w:pPr>
      <m:oMath>
        <m:r>
          <w:rPr>
            <w:rFonts w:ascii="Cambria Math" w:hAnsi="Cambria Math" w:cs="Times New Roman"/>
            <w:sz w:val="24"/>
            <w:szCs w:val="24"/>
          </w:rPr>
          <m:t>x</m:t>
        </m:r>
      </m:oMath>
      <w:r>
        <w:rPr>
          <w:rFonts w:ascii="Times New Roman" w:hAnsi="Times New Roman" w:cs="Times New Roman"/>
          <w:sz w:val="24"/>
          <w:szCs w:val="24"/>
        </w:rPr>
        <w:t xml:space="preserve"> is the elapsed year.</w:t>
      </w:r>
    </w:p>
    <w:p w14:paraId="013AB373" w14:textId="370A3AD6" w:rsidR="00692CC3" w:rsidRDefault="00692CC3" w:rsidP="00516102">
      <w:pPr>
        <w:jc w:val="left"/>
        <w:rPr>
          <w:rFonts w:ascii="Times New Roman" w:hAnsi="Times New Roman" w:cs="Times New Roman"/>
          <w:sz w:val="24"/>
          <w:szCs w:val="24"/>
        </w:rPr>
      </w:pPr>
      <w:bookmarkStart w:id="2" w:name="OLE_LINK2"/>
      <m:oMath>
        <m:r>
          <w:rPr>
            <w:rFonts w:ascii="Cambria Math" w:hAnsi="Cambria Math" w:cs="Times New Roman"/>
            <w:sz w:val="24"/>
            <w:szCs w:val="24"/>
          </w:rPr>
          <m:t>f(x)</m:t>
        </m:r>
      </m:oMath>
      <w:r>
        <w:rPr>
          <w:rFonts w:ascii="Times New Roman" w:hAnsi="Times New Roman" w:cs="Times New Roman"/>
          <w:sz w:val="24"/>
          <w:szCs w:val="24"/>
        </w:rPr>
        <w:t xml:space="preserve"> is the line of best fit of the data, indicating the total trend.</w:t>
      </w:r>
    </w:p>
    <w:bookmarkEnd w:id="2"/>
    <w:p w14:paraId="1E7FFA23" w14:textId="7A69BF32" w:rsidR="00692CC3" w:rsidRDefault="00692CC3" w:rsidP="00516102">
      <w:pPr>
        <w:jc w:val="left"/>
        <w:rPr>
          <w:rFonts w:ascii="Times New Roman" w:hAnsi="Times New Roman" w:cs="Times New Roman"/>
          <w:sz w:val="24"/>
          <w:szCs w:val="24"/>
        </w:rPr>
      </w:pPr>
      <m:oMath>
        <m:r>
          <w:rPr>
            <w:rFonts w:ascii="Cambria Math" w:hAnsi="Cambria Math" w:cs="Times New Roman"/>
            <w:sz w:val="24"/>
            <w:szCs w:val="24"/>
          </w:rPr>
          <m:t>K</m:t>
        </m:r>
      </m:oMath>
      <w:r>
        <w:rPr>
          <w:rFonts w:ascii="Times New Roman" w:hAnsi="Times New Roman" w:cs="Times New Roman"/>
          <w:sz w:val="24"/>
          <w:szCs w:val="24"/>
        </w:rPr>
        <w:t xml:space="preserve"> is the unpredictable variable that is necessary for indicating how far the data is away from the line of best fit. </w:t>
      </w:r>
    </w:p>
    <w:p w14:paraId="45D8D05C" w14:textId="29BE222E" w:rsidR="00692CC3" w:rsidRDefault="00692CC3" w:rsidP="00516102">
      <w:pPr>
        <w:jc w:val="left"/>
        <w:rPr>
          <w:rFonts w:ascii="Times New Roman" w:hAnsi="Times New Roman" w:cs="Times New Roman"/>
          <w:sz w:val="24"/>
          <w:szCs w:val="24"/>
        </w:rPr>
      </w:pPr>
    </w:p>
    <w:p w14:paraId="7E32007F" w14:textId="277F784C" w:rsidR="00692CC3" w:rsidRDefault="00692CC3" w:rsidP="00516102">
      <w:pPr>
        <w:jc w:val="left"/>
        <w:rPr>
          <w:rFonts w:ascii="Times New Roman" w:hAnsi="Times New Roman" w:cs="Times New Roman"/>
          <w:sz w:val="24"/>
          <w:szCs w:val="24"/>
        </w:rPr>
      </w:pPr>
      <w:r>
        <w:rPr>
          <w:noProof/>
        </w:rPr>
        <w:drawing>
          <wp:inline distT="0" distB="0" distL="0" distR="0" wp14:anchorId="6D9EC329" wp14:editId="7EB1DE46">
            <wp:extent cx="4692055" cy="2904530"/>
            <wp:effectExtent l="0" t="0" r="13335" b="10160"/>
            <wp:docPr id="4" name="图表 4">
              <a:extLst xmlns:a="http://schemas.openxmlformats.org/drawingml/2006/main">
                <a:ext uri="{FF2B5EF4-FFF2-40B4-BE49-F238E27FC236}">
                  <a16:creationId xmlns:a16="http://schemas.microsoft.com/office/drawing/2014/main" id="{E6B85F56-DE44-1D6A-8FF7-DF9CA3C289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36C3C4" w14:textId="30010CF9" w:rsidR="00692CC3" w:rsidRDefault="00692CC3" w:rsidP="00516102">
      <w:pPr>
        <w:jc w:val="left"/>
        <w:rPr>
          <w:rFonts w:ascii="Times New Roman" w:hAnsi="Times New Roman" w:cs="Times New Roman"/>
          <w:sz w:val="24"/>
          <w:szCs w:val="24"/>
        </w:rPr>
      </w:pPr>
    </w:p>
    <w:p w14:paraId="598C9B79" w14:textId="77777777" w:rsidR="00692CC3" w:rsidRDefault="00692CC3" w:rsidP="00692CC3">
      <w:pPr>
        <w:jc w:val="left"/>
        <w:rPr>
          <w:rFonts w:ascii="Times New Roman" w:hAnsi="Times New Roman" w:cs="Times New Roman"/>
          <w:sz w:val="24"/>
          <w:szCs w:val="24"/>
        </w:rPr>
      </w:pPr>
      <w:r>
        <w:rPr>
          <w:rFonts w:ascii="Times New Roman" w:hAnsi="Times New Roman" w:cs="Times New Roman"/>
          <w:sz w:val="24"/>
          <w:szCs w:val="24"/>
        </w:rPr>
        <w:t xml:space="preserve">As indicated above, the equation for </w:t>
      </w:r>
      <m:oMath>
        <m:r>
          <w:rPr>
            <w:rFonts w:ascii="Cambria Math" w:hAnsi="Cambria Math" w:cs="Times New Roman"/>
            <w:sz w:val="24"/>
            <w:szCs w:val="24"/>
          </w:rPr>
          <m:t>f(x)</m:t>
        </m:r>
      </m:oMath>
      <w:r>
        <w:rPr>
          <w:rFonts w:ascii="Times New Roman" w:hAnsi="Times New Roman" w:cs="Times New Roman"/>
          <w:sz w:val="24"/>
          <w:szCs w:val="24"/>
        </w:rPr>
        <w:t xml:space="preserve"> could be denoted as:</w:t>
      </w:r>
    </w:p>
    <w:p w14:paraId="55E17379" w14:textId="77777777" w:rsidR="00692CC3" w:rsidRDefault="00692CC3" w:rsidP="00692CC3">
      <w:pPr>
        <w:jc w:val="left"/>
        <w:rPr>
          <w:rFonts w:ascii="Times New Roman" w:hAnsi="Times New Roman" w:cs="Times New Roman"/>
          <w:sz w:val="24"/>
          <w:szCs w:val="24"/>
        </w:rPr>
      </w:pPr>
    </w:p>
    <w:p w14:paraId="61EE86E6" w14:textId="5F32D5BA" w:rsidR="00692CC3" w:rsidRPr="00692CC3" w:rsidRDefault="00692CC3" w:rsidP="00692CC3">
      <w:pPr>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=0.0282x+0.7333</m:t>
          </m:r>
        </m:oMath>
      </m:oMathPara>
    </w:p>
    <w:p w14:paraId="6DF2FCC4" w14:textId="1DD7D4B4" w:rsidR="00692CC3" w:rsidRDefault="00692CC3" w:rsidP="00692CC3">
      <w:pPr>
        <w:rPr>
          <w:rFonts w:ascii="Times New Roman" w:hAnsi="Times New Roman" w:cs="Times New Roman"/>
          <w:sz w:val="24"/>
          <w:szCs w:val="24"/>
        </w:rPr>
      </w:pPr>
    </w:p>
    <w:p w14:paraId="7DE5F2E2" w14:textId="6F7C2841" w:rsidR="00692CC3" w:rsidRDefault="0059066A" w:rsidP="00692CC3">
      <w:pPr>
        <w:jc w:val="left"/>
        <w:rPr>
          <w:rFonts w:ascii="Times New Roman" w:hAnsi="Times New Roman" w:cs="Times New Roman"/>
          <w:sz w:val="24"/>
          <w:szCs w:val="24"/>
        </w:rPr>
      </w:pPr>
      <w:r w:rsidRPr="0059066A">
        <w:rPr>
          <w:rFonts w:ascii="Times New Roman" w:hAnsi="Times New Roman" w:cs="Times New Roman"/>
          <w:noProof/>
          <w:sz w:val="24"/>
          <w:szCs w:val="24"/>
        </w:rPr>
        <w:drawing>
          <wp:anchor distT="0" distB="0" distL="114300" distR="114300" simplePos="0" relativeHeight="251658246" behindDoc="0" locked="0" layoutInCell="1" allowOverlap="1" wp14:anchorId="1AF2E163" wp14:editId="41F23409">
            <wp:simplePos x="0" y="0"/>
            <wp:positionH relativeFrom="column">
              <wp:posOffset>1270</wp:posOffset>
            </wp:positionH>
            <wp:positionV relativeFrom="paragraph">
              <wp:posOffset>417195</wp:posOffset>
            </wp:positionV>
            <wp:extent cx="5236845" cy="277241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236845" cy="277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2CC3">
        <w:rPr>
          <w:rFonts w:ascii="Times New Roman" w:hAnsi="Times New Roman" w:cs="Times New Roman" w:hint="eastAsia"/>
          <w:sz w:val="24"/>
          <w:szCs w:val="24"/>
        </w:rPr>
        <w:t>After</w:t>
      </w:r>
      <w:r w:rsidR="00692CC3">
        <w:rPr>
          <w:rFonts w:ascii="Times New Roman" w:hAnsi="Times New Roman" w:cs="Times New Roman"/>
          <w:sz w:val="24"/>
          <w:szCs w:val="24"/>
        </w:rPr>
        <w:t xml:space="preserve"> that, we can get the values of </w:t>
      </w:r>
      <m:oMath>
        <m:r>
          <w:rPr>
            <w:rFonts w:ascii="Cambria Math" w:hAnsi="Cambria Math" w:cs="Times New Roman"/>
            <w:sz w:val="24"/>
            <w:szCs w:val="24"/>
          </w:rPr>
          <m:t>K</m:t>
        </m:r>
      </m:oMath>
      <w:r w:rsidR="00692CC3">
        <w:rPr>
          <w:rFonts w:ascii="Times New Roman" w:hAnsi="Times New Roman" w:cs="Times New Roman"/>
          <w:sz w:val="24"/>
          <w:szCs w:val="24"/>
        </w:rPr>
        <w:t xml:space="preserve"> by subtracting </w:t>
      </w:r>
      <m:oMath>
        <m:r>
          <w:rPr>
            <w:rFonts w:ascii="Cambria Math" w:hAnsi="Cambria Math" w:cs="Times New Roman"/>
            <w:sz w:val="24"/>
            <w:szCs w:val="24"/>
          </w:rPr>
          <m:t>f(x)</m:t>
        </m:r>
      </m:oMath>
      <w:r w:rsidR="00692CC3">
        <w:rPr>
          <w:rFonts w:ascii="Times New Roman" w:hAnsi="Times New Roman" w:cs="Times New Roman"/>
          <w:sz w:val="24"/>
          <w:szCs w:val="24"/>
        </w:rPr>
        <w:t xml:space="preserve"> from </w:t>
      </w:r>
      <m:oMath>
        <m:r>
          <w:rPr>
            <w:rFonts w:ascii="Cambria Math" w:hAnsi="Cambria Math" w:cs="Times New Roman"/>
            <w:sz w:val="24"/>
            <w:szCs w:val="24"/>
          </w:rPr>
          <m:t>∆PPM</m:t>
        </m:r>
      </m:oMath>
      <w:r w:rsidR="00692CC3">
        <w:rPr>
          <w:rFonts w:ascii="Times New Roman" w:hAnsi="Times New Roman" w:cs="Times New Roman"/>
          <w:sz w:val="24"/>
          <w:szCs w:val="24"/>
        </w:rPr>
        <w:t>.</w:t>
      </w:r>
      <w:r w:rsidR="00585C77">
        <w:rPr>
          <w:rFonts w:ascii="Times New Roman" w:hAnsi="Times New Roman" w:cs="Times New Roman"/>
          <w:sz w:val="24"/>
          <w:szCs w:val="24"/>
        </w:rPr>
        <w:t xml:space="preserve"> The values obtained is shown below:</w:t>
      </w:r>
    </w:p>
    <w:p w14:paraId="1413B7B5" w14:textId="5E7FFF90" w:rsidR="00585C77" w:rsidRDefault="00585C77" w:rsidP="00692CC3">
      <w:pPr>
        <w:jc w:val="left"/>
        <w:rPr>
          <w:rFonts w:ascii="Times New Roman" w:hAnsi="Times New Roman" w:cs="Times New Roman"/>
          <w:sz w:val="24"/>
          <w:szCs w:val="24"/>
        </w:rPr>
      </w:pPr>
    </w:p>
    <w:p w14:paraId="470E57DF" w14:textId="52D1A501" w:rsidR="00585C77" w:rsidRDefault="00585C77" w:rsidP="00692CC3">
      <w:pPr>
        <w:jc w:val="left"/>
        <w:rPr>
          <w:rFonts w:ascii="Times New Roman" w:hAnsi="Times New Roman" w:cs="Times New Roman"/>
          <w:sz w:val="24"/>
          <w:szCs w:val="24"/>
        </w:rPr>
      </w:pPr>
    </w:p>
    <w:p w14:paraId="29B2902E" w14:textId="6C5C8F26" w:rsidR="00585C77" w:rsidRDefault="00585C77" w:rsidP="00692CC3">
      <w:pPr>
        <w:jc w:val="left"/>
        <w:rPr>
          <w:rFonts w:ascii="Times New Roman" w:hAnsi="Times New Roman" w:cs="Times New Roman"/>
          <w:sz w:val="24"/>
          <w:szCs w:val="24"/>
        </w:rPr>
      </w:pPr>
      <w:r>
        <w:rPr>
          <w:noProof/>
        </w:rPr>
        <w:drawing>
          <wp:inline distT="0" distB="0" distL="0" distR="0" wp14:anchorId="29DB92BD" wp14:editId="67991741">
            <wp:extent cx="5078016" cy="3356825"/>
            <wp:effectExtent l="0" t="0" r="8890" b="15240"/>
            <wp:docPr id="5" name="图表 5">
              <a:extLst xmlns:a="http://schemas.openxmlformats.org/drawingml/2006/main">
                <a:ext uri="{FF2B5EF4-FFF2-40B4-BE49-F238E27FC236}">
                  <a16:creationId xmlns:a16="http://schemas.microsoft.com/office/drawing/2014/main" id="{43F09741-9723-0B25-BE13-2DD6D60CF3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5EC8B15" w14:textId="4EA07C38" w:rsidR="00585C77" w:rsidRDefault="00585C77" w:rsidP="00692CC3">
      <w:pPr>
        <w:jc w:val="left"/>
        <w:rPr>
          <w:rFonts w:ascii="Times New Roman" w:hAnsi="Times New Roman" w:cs="Times New Roman"/>
          <w:sz w:val="24"/>
          <w:szCs w:val="24"/>
        </w:rPr>
      </w:pPr>
    </w:p>
    <w:p w14:paraId="7DCA5724" w14:textId="3EDCE84C" w:rsidR="00585C77" w:rsidRDefault="00585C77" w:rsidP="00692CC3">
      <w:pPr>
        <w:jc w:val="left"/>
        <w:rPr>
          <w:rFonts w:ascii="Times New Roman" w:hAnsi="Times New Roman" w:cs="Times New Roman"/>
          <w:sz w:val="24"/>
          <w:szCs w:val="24"/>
        </w:rPr>
      </w:pPr>
      <w:r>
        <w:rPr>
          <w:rFonts w:ascii="Times New Roman" w:hAnsi="Times New Roman" w:cs="Times New Roman"/>
          <w:sz w:val="24"/>
          <w:szCs w:val="24"/>
        </w:rPr>
        <w:t>We are now able to find the maximum and minimum values of the variable K. With help of computer programing, we obtain a set of randomized values for K.</w:t>
      </w:r>
    </w:p>
    <w:p w14:paraId="3BC88D8B" w14:textId="17EAD07C" w:rsidR="00585C77" w:rsidRDefault="00585C77" w:rsidP="00692CC3">
      <w:pPr>
        <w:jc w:val="left"/>
        <w:rPr>
          <w:rFonts w:ascii="Times New Roman" w:hAnsi="Times New Roman" w:cs="Times New Roman"/>
          <w:sz w:val="24"/>
          <w:szCs w:val="24"/>
        </w:rPr>
      </w:pPr>
    </w:p>
    <w:p w14:paraId="264CE75C" w14:textId="3F665E44" w:rsidR="00585C77" w:rsidRDefault="00585C77" w:rsidP="00692CC3">
      <w:pPr>
        <w:jc w:val="left"/>
        <w:rPr>
          <w:rFonts w:ascii="Times New Roman" w:hAnsi="Times New Roman" w:cs="Times New Roman"/>
          <w:sz w:val="24"/>
          <w:szCs w:val="24"/>
        </w:rPr>
      </w:pPr>
      <w:r>
        <w:rPr>
          <w:rFonts w:ascii="Times New Roman" w:hAnsi="Times New Roman" w:cs="Times New Roman"/>
          <w:sz w:val="24"/>
          <w:szCs w:val="24"/>
        </w:rPr>
        <w:t>[source code for generating the numbers + explain (might need to state that every number in the range has the same probability to be chosen)]</w:t>
      </w:r>
    </w:p>
    <w:p w14:paraId="553B28AC" w14:textId="599443BF" w:rsidR="00585C77" w:rsidRDefault="00585C77" w:rsidP="00692CC3">
      <w:pPr>
        <w:jc w:val="left"/>
        <w:rPr>
          <w:rFonts w:ascii="Times New Roman" w:hAnsi="Times New Roman" w:cs="Times New Roman"/>
          <w:sz w:val="24"/>
          <w:szCs w:val="24"/>
        </w:rPr>
      </w:pPr>
    </w:p>
    <w:p w14:paraId="27F7DA7E" w14:textId="6A50748A" w:rsidR="00585C77" w:rsidRDefault="00585C77" w:rsidP="00692CC3">
      <w:pPr>
        <w:jc w:val="left"/>
        <w:rPr>
          <w:rFonts w:ascii="Times New Roman" w:hAnsi="Times New Roman" w:cs="Times New Roman"/>
          <w:sz w:val="24"/>
          <w:szCs w:val="24"/>
        </w:rPr>
      </w:pPr>
      <w:r>
        <w:rPr>
          <w:rFonts w:ascii="Times New Roman" w:hAnsi="Times New Roman" w:cs="Times New Roman"/>
          <w:sz w:val="24"/>
          <w:szCs w:val="24"/>
        </w:rPr>
        <w:t>Here are the results generated:</w:t>
      </w:r>
    </w:p>
    <w:p w14:paraId="2B93CA65" w14:textId="5FC84C9F" w:rsidR="00585C77" w:rsidRDefault="00585C77" w:rsidP="00692CC3">
      <w:pPr>
        <w:jc w:val="left"/>
        <w:rPr>
          <w:rFonts w:ascii="Times New Roman" w:hAnsi="Times New Roman" w:cs="Times New Roman"/>
          <w:sz w:val="24"/>
          <w:szCs w:val="24"/>
        </w:rPr>
      </w:pPr>
    </w:p>
    <w:p w14:paraId="223057FD" w14:textId="76C25657" w:rsidR="00585C77" w:rsidRDefault="00585C77" w:rsidP="00692CC3">
      <w:pPr>
        <w:jc w:val="left"/>
        <w:rPr>
          <w:rFonts w:ascii="Times New Roman" w:hAnsi="Times New Roman" w:cs="Times New Roman"/>
          <w:sz w:val="24"/>
          <w:szCs w:val="24"/>
        </w:rPr>
      </w:pPr>
      <w:r>
        <w:rPr>
          <w:rFonts w:ascii="Times New Roman" w:hAnsi="Times New Roman" w:cs="Times New Roman"/>
          <w:sz w:val="24"/>
          <w:szCs w:val="24"/>
        </w:rPr>
        <w:t>[table of the results generated]</w:t>
      </w:r>
    </w:p>
    <w:p w14:paraId="1877482F" w14:textId="3319013A" w:rsidR="00585C77" w:rsidRDefault="00585C77" w:rsidP="00692CC3">
      <w:pPr>
        <w:jc w:val="left"/>
        <w:rPr>
          <w:rFonts w:ascii="Times New Roman" w:hAnsi="Times New Roman" w:cs="Times New Roman"/>
          <w:sz w:val="24"/>
          <w:szCs w:val="24"/>
        </w:rPr>
      </w:pPr>
    </w:p>
    <w:p w14:paraId="6150D2DA" w14:textId="61BBF2F8" w:rsidR="00585C77" w:rsidRDefault="00585C77" w:rsidP="00692CC3">
      <w:pPr>
        <w:jc w:val="left"/>
        <w:rPr>
          <w:rFonts w:ascii="Times New Roman" w:hAnsi="Times New Roman" w:cs="Times New Roman"/>
          <w:sz w:val="24"/>
          <w:szCs w:val="24"/>
        </w:rPr>
      </w:pPr>
      <w:r>
        <w:rPr>
          <w:rFonts w:ascii="Times New Roman" w:hAnsi="Times New Roman" w:cs="Times New Roman"/>
          <w:sz w:val="24"/>
          <w:szCs w:val="24"/>
        </w:rPr>
        <w:t xml:space="preserve">We can then transform it into the corresponding </w:t>
      </w:r>
      <m:oMath>
        <m:r>
          <w:rPr>
            <w:rFonts w:ascii="Cambria Math" w:hAnsi="Cambria Math" w:cs="Times New Roman"/>
            <w:sz w:val="24"/>
            <w:szCs w:val="24"/>
          </w:rPr>
          <m:t>∆PPM</m:t>
        </m:r>
      </m:oMath>
      <w:r w:rsidR="00622E25">
        <w:rPr>
          <w:rFonts w:ascii="Times New Roman" w:hAnsi="Times New Roman" w:cs="Times New Roman"/>
          <w:sz w:val="24"/>
          <w:szCs w:val="24"/>
        </w:rPr>
        <w:t>.</w:t>
      </w:r>
    </w:p>
    <w:p w14:paraId="1D6FEA18" w14:textId="69745516" w:rsidR="00AE4EEF" w:rsidRDefault="00AE4EEF" w:rsidP="00692CC3">
      <w:pPr>
        <w:jc w:val="left"/>
        <w:rPr>
          <w:rFonts w:ascii="Times New Roman" w:hAnsi="Times New Roman" w:cs="Times New Roman"/>
          <w:sz w:val="24"/>
          <w:szCs w:val="24"/>
        </w:rPr>
      </w:pPr>
    </w:p>
    <w:p w14:paraId="2EF119F0" w14:textId="2855FD26" w:rsidR="00AE4EEF" w:rsidRPr="00622E25" w:rsidRDefault="00622E25" w:rsidP="00692CC3">
      <w:pPr>
        <w:jc w:val="left"/>
        <w:rPr>
          <w:rFonts w:ascii="Times New Roman" w:hAnsi="Times New Roman" w:cs="Times New Roman"/>
          <w:sz w:val="24"/>
          <w:szCs w:val="24"/>
        </w:rPr>
      </w:pPr>
      <m:oMathPara>
        <m:oMath>
          <m:r>
            <w:rPr>
              <w:rFonts w:ascii="Cambria Math" w:hAnsi="Cambria Math" w:cs="Times New Roman"/>
              <w:sz w:val="24"/>
              <w:szCs w:val="24"/>
            </w:rPr>
            <m:t>∆PPM=0.0282*x+0.7333+K</m:t>
          </m:r>
        </m:oMath>
      </m:oMathPara>
    </w:p>
    <w:p w14:paraId="551ED238" w14:textId="77777777" w:rsidR="00622E25" w:rsidRDefault="00622E25" w:rsidP="00692CC3">
      <w:pPr>
        <w:jc w:val="left"/>
        <w:rPr>
          <w:rFonts w:ascii="Times New Roman" w:hAnsi="Times New Roman" w:cs="Times New Roman"/>
          <w:sz w:val="24"/>
          <w:szCs w:val="24"/>
        </w:rPr>
      </w:pPr>
    </w:p>
    <w:p w14:paraId="67D26F67" w14:textId="5B166495" w:rsidR="00622E25" w:rsidRDefault="00622E25" w:rsidP="00692CC3">
      <w:pPr>
        <w:jc w:val="left"/>
        <w:rPr>
          <w:rFonts w:ascii="Times New Roman" w:hAnsi="Times New Roman" w:cs="Times New Roman"/>
          <w:sz w:val="24"/>
          <w:szCs w:val="24"/>
        </w:rPr>
      </w:pPr>
      <w:r>
        <w:rPr>
          <w:rFonts w:ascii="Times New Roman" w:hAnsi="Times New Roman" w:cs="Times New Roman"/>
          <w:sz w:val="24"/>
          <w:szCs w:val="24"/>
        </w:rPr>
        <w:t>This leads us to the predicted data:</w:t>
      </w:r>
    </w:p>
    <w:p w14:paraId="051DA0D8" w14:textId="5CB0237B" w:rsidR="00622E25" w:rsidRDefault="00622E25" w:rsidP="00692CC3">
      <w:pPr>
        <w:jc w:val="left"/>
        <w:rPr>
          <w:rFonts w:ascii="Times New Roman" w:hAnsi="Times New Roman" w:cs="Times New Roman"/>
          <w:sz w:val="24"/>
          <w:szCs w:val="24"/>
        </w:rPr>
      </w:pPr>
    </w:p>
    <w:p w14:paraId="6C4E1B8B" w14:textId="42002D15" w:rsidR="00622E25" w:rsidRPr="00E449B3" w:rsidRDefault="00622E25" w:rsidP="00692CC3">
      <w:pPr>
        <w:jc w:val="left"/>
        <w:rPr>
          <w:rFonts w:ascii="Times New Roman" w:hAnsi="Times New Roman" w:cs="Times New Roman"/>
          <w:sz w:val="24"/>
          <w:szCs w:val="24"/>
          <w:lang w:val="en-CA"/>
        </w:rPr>
      </w:pPr>
      <w:r>
        <w:rPr>
          <w:rFonts w:ascii="Times New Roman" w:hAnsi="Times New Roman" w:cs="Times New Roman"/>
          <w:sz w:val="24"/>
          <w:szCs w:val="24"/>
        </w:rPr>
        <w:t>[table of change in PPM]</w:t>
      </w:r>
    </w:p>
    <w:p w14:paraId="1BCE479D" w14:textId="539E025D" w:rsidR="00622E25" w:rsidRDefault="00622E25" w:rsidP="00692CC3">
      <w:pPr>
        <w:jc w:val="left"/>
        <w:rPr>
          <w:rFonts w:ascii="Times New Roman" w:hAnsi="Times New Roman" w:cs="Times New Roman"/>
          <w:sz w:val="24"/>
          <w:szCs w:val="24"/>
        </w:rPr>
      </w:pPr>
    </w:p>
    <w:p w14:paraId="6FCD89B1" w14:textId="09E57216" w:rsidR="00622E25" w:rsidRDefault="00622E25" w:rsidP="00692CC3">
      <w:pPr>
        <w:jc w:val="left"/>
        <w:rPr>
          <w:rFonts w:ascii="Times New Roman" w:hAnsi="Times New Roman" w:cs="Times New Roman"/>
          <w:sz w:val="24"/>
          <w:szCs w:val="24"/>
        </w:rPr>
      </w:pPr>
      <w:r>
        <w:rPr>
          <w:noProof/>
        </w:rPr>
        <w:drawing>
          <wp:inline distT="0" distB="0" distL="0" distR="0" wp14:anchorId="587C0241" wp14:editId="3F286C6F">
            <wp:extent cx="5274310" cy="3578860"/>
            <wp:effectExtent l="0" t="0" r="2540" b="2540"/>
            <wp:docPr id="6" name="图表 6">
              <a:extLst xmlns:a="http://schemas.openxmlformats.org/drawingml/2006/main">
                <a:ext uri="{FF2B5EF4-FFF2-40B4-BE49-F238E27FC236}">
                  <a16:creationId xmlns:a16="http://schemas.microsoft.com/office/drawing/2014/main" id="{DDF92E88-1A93-E8D9-71BC-CB1D5368BE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256638C" w14:textId="0735DC7C" w:rsidR="0038181F" w:rsidRDefault="0038181F" w:rsidP="00692CC3">
      <w:pPr>
        <w:jc w:val="left"/>
        <w:rPr>
          <w:rFonts w:ascii="Times New Roman" w:hAnsi="Times New Roman" w:cs="Times New Roman"/>
          <w:sz w:val="24"/>
          <w:szCs w:val="24"/>
        </w:rPr>
      </w:pPr>
    </w:p>
    <w:p w14:paraId="385846BB" w14:textId="127929CD" w:rsidR="0038181F" w:rsidRDefault="0038181F" w:rsidP="00692CC3">
      <w:pPr>
        <w:jc w:val="left"/>
        <w:rPr>
          <w:rFonts w:ascii="Times New Roman" w:hAnsi="Times New Roman" w:cs="Times New Roman"/>
          <w:sz w:val="24"/>
          <w:szCs w:val="24"/>
        </w:rPr>
      </w:pPr>
      <w:r>
        <w:rPr>
          <w:rFonts w:ascii="Times New Roman" w:hAnsi="Times New Roman" w:cs="Times New Roman"/>
          <w:sz w:val="24"/>
          <w:szCs w:val="24"/>
        </w:rPr>
        <w:t>2.4.2 Stop and reflect</w:t>
      </w:r>
    </w:p>
    <w:p w14:paraId="4D4564E1" w14:textId="7A3BE98C" w:rsidR="0038181F" w:rsidRDefault="0038181F" w:rsidP="00692CC3">
      <w:pPr>
        <w:jc w:val="left"/>
        <w:rPr>
          <w:rFonts w:ascii="Times New Roman" w:hAnsi="Times New Roman" w:cs="Times New Roman"/>
          <w:sz w:val="24"/>
          <w:szCs w:val="24"/>
        </w:rPr>
      </w:pPr>
    </w:p>
    <w:p w14:paraId="677B8995" w14:textId="0ADCB629" w:rsidR="0038181F" w:rsidRDefault="0038181F" w:rsidP="00692CC3">
      <w:pPr>
        <w:jc w:val="left"/>
        <w:rPr>
          <w:rFonts w:ascii="Times New Roman" w:hAnsi="Times New Roman" w:cs="Times New Roman"/>
          <w:sz w:val="24"/>
          <w:szCs w:val="24"/>
        </w:rPr>
      </w:pPr>
      <w:r>
        <w:rPr>
          <w:rFonts w:ascii="Times New Roman" w:hAnsi="Times New Roman" w:cs="Times New Roman"/>
          <w:sz w:val="24"/>
          <w:szCs w:val="24"/>
        </w:rPr>
        <w:t xml:space="preserve">Even though the predicted data of the change in </w:t>
      </w:r>
      <w:r w:rsidR="00062443">
        <w:rPr>
          <w:rFonts w:ascii="Times New Roman" w:hAnsi="Times New Roman" w:cs="Times New Roman"/>
          <w:sz w:val="24"/>
          <w:szCs w:val="24"/>
        </w:rPr>
        <w:t xml:space="preserve">the </w:t>
      </w:r>
      <w:r>
        <w:rPr>
          <w:rFonts w:ascii="Times New Roman" w:hAnsi="Times New Roman" w:cs="Times New Roman"/>
          <w:sz w:val="24"/>
          <w:szCs w:val="24"/>
        </w:rPr>
        <w:t xml:space="preserve">level of CO2 in </w:t>
      </w:r>
      <w:r w:rsidR="00062443">
        <w:rPr>
          <w:rFonts w:ascii="Times New Roman" w:hAnsi="Times New Roman" w:cs="Times New Roman"/>
          <w:sz w:val="24"/>
          <w:szCs w:val="24"/>
        </w:rPr>
        <w:t xml:space="preserve">the </w:t>
      </w:r>
      <w:r>
        <w:rPr>
          <w:rFonts w:ascii="Times New Roman" w:hAnsi="Times New Roman" w:cs="Times New Roman"/>
          <w:sz w:val="24"/>
          <w:szCs w:val="24"/>
        </w:rPr>
        <w:t>atmosphere has an increasing trend, there is still something queer about the data. Starting from our predict</w:t>
      </w:r>
      <w:r w:rsidR="002F05ED">
        <w:rPr>
          <w:rFonts w:ascii="Times New Roman" w:hAnsi="Times New Roman" w:cs="Times New Roman"/>
          <w:sz w:val="24"/>
          <w:szCs w:val="24"/>
        </w:rPr>
        <w:t>ion</w:t>
      </w:r>
      <w:r>
        <w:rPr>
          <w:rFonts w:ascii="Times New Roman" w:hAnsi="Times New Roman" w:cs="Times New Roman"/>
          <w:sz w:val="24"/>
          <w:szCs w:val="24"/>
        </w:rPr>
        <w:t xml:space="preserve">, the average amplitude of the oscillation seems to be a lot larger than the real data. After discussing the matter, we concluded that the error exists because the probability of gaining any number within the range of sample space is the same in our model. In reality, the data is normally distributed, meaning that the probability of </w:t>
      </w:r>
      <w:r w:rsidR="00B83006" w:rsidRPr="00B83006">
        <w:rPr>
          <w:rFonts w:ascii="Times New Roman" w:hAnsi="Times New Roman" w:cs="Times New Roman"/>
          <w:noProof/>
          <w:sz w:val="24"/>
          <w:szCs w:val="24"/>
        </w:rPr>
        <w:drawing>
          <wp:anchor distT="0" distB="0" distL="114300" distR="114300" simplePos="0" relativeHeight="251658245" behindDoc="1" locked="0" layoutInCell="1" allowOverlap="1" wp14:anchorId="1E61B012" wp14:editId="00A0A99B">
            <wp:simplePos x="0" y="0"/>
            <wp:positionH relativeFrom="column">
              <wp:posOffset>-11727</wp:posOffset>
            </wp:positionH>
            <wp:positionV relativeFrom="paragraph">
              <wp:posOffset>613410</wp:posOffset>
            </wp:positionV>
            <wp:extent cx="5168265" cy="1425575"/>
            <wp:effectExtent l="0" t="0" r="635" b="0"/>
            <wp:wrapTight wrapText="bothSides">
              <wp:wrapPolygon edited="0">
                <wp:start x="0" y="0"/>
                <wp:lineTo x="0" y="21359"/>
                <wp:lineTo x="21550" y="21359"/>
                <wp:lineTo x="2155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168265" cy="142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getting a number is weighted. </w:t>
      </w:r>
    </w:p>
    <w:p w14:paraId="247BEE28" w14:textId="74D95F0F" w:rsidR="006A1C09" w:rsidRDefault="006A1C09" w:rsidP="00692CC3">
      <w:pPr>
        <w:jc w:val="left"/>
        <w:rPr>
          <w:rFonts w:ascii="Times New Roman" w:hAnsi="Times New Roman" w:cs="Times New Roman"/>
          <w:sz w:val="24"/>
          <w:szCs w:val="24"/>
          <w:lang w:val="en-CA"/>
        </w:rPr>
      </w:pPr>
      <w:r>
        <w:rPr>
          <w:rFonts w:ascii="Times New Roman" w:hAnsi="Times New Roman" w:cs="Times New Roman" w:hint="eastAsia"/>
          <w:sz w:val="24"/>
          <w:szCs w:val="24"/>
        </w:rPr>
        <w:t>The</w:t>
      </w:r>
      <w:r>
        <w:rPr>
          <w:rFonts w:ascii="Times New Roman" w:hAnsi="Times New Roman" w:cs="Times New Roman"/>
          <w:sz w:val="24"/>
          <w:szCs w:val="24"/>
          <w:lang w:val="en-CA"/>
        </w:rPr>
        <w:t xml:space="preserve"> x axis stands for the </w:t>
      </w:r>
      <w:r w:rsidR="00C572CC">
        <w:rPr>
          <w:rFonts w:ascii="Times New Roman" w:hAnsi="Times New Roman" w:cs="Times New Roman"/>
          <w:sz w:val="24"/>
          <w:szCs w:val="24"/>
          <w:lang w:val="en-CA"/>
        </w:rPr>
        <w:t>difference between the true data and the modeled data, while</w:t>
      </w:r>
      <w:r>
        <w:rPr>
          <w:rFonts w:ascii="Times New Roman" w:hAnsi="Times New Roman" w:cs="Times New Roman"/>
          <w:sz w:val="24"/>
          <w:szCs w:val="24"/>
          <w:lang w:val="en-CA"/>
        </w:rPr>
        <w:t xml:space="preserve"> the y axis stands for the number of </w:t>
      </w:r>
      <w:r w:rsidR="00C572CC">
        <w:rPr>
          <w:rFonts w:ascii="Times New Roman" w:hAnsi="Times New Roman" w:cs="Times New Roman"/>
          <w:sz w:val="24"/>
          <w:szCs w:val="24"/>
          <w:lang w:val="en-CA"/>
        </w:rPr>
        <w:t>these data</w:t>
      </w:r>
      <w:r>
        <w:rPr>
          <w:rFonts w:ascii="Times New Roman" w:hAnsi="Times New Roman" w:cs="Times New Roman"/>
          <w:sz w:val="24"/>
          <w:szCs w:val="24"/>
          <w:lang w:val="en-CA"/>
        </w:rPr>
        <w:t xml:space="preserve"> that satisfies the corresponding </w:t>
      </w:r>
      <w:r w:rsidR="00C572CC">
        <w:rPr>
          <w:rFonts w:ascii="Times New Roman" w:hAnsi="Times New Roman" w:cs="Times New Roman"/>
          <w:sz w:val="24"/>
          <w:szCs w:val="24"/>
          <w:lang w:val="en-CA"/>
        </w:rPr>
        <w:t>differences.</w:t>
      </w:r>
    </w:p>
    <w:p w14:paraId="71E23FC2" w14:textId="35532406" w:rsidR="006A1C09" w:rsidRDefault="006A1C09" w:rsidP="00692CC3">
      <w:pPr>
        <w:jc w:val="left"/>
        <w:rPr>
          <w:rFonts w:ascii="Times New Roman" w:hAnsi="Times New Roman" w:cs="Times New Roman"/>
          <w:sz w:val="24"/>
          <w:szCs w:val="24"/>
          <w:lang w:val="en-CA"/>
        </w:rPr>
      </w:pPr>
      <w:r>
        <w:rPr>
          <w:rFonts w:ascii="Times New Roman" w:hAnsi="Times New Roman" w:cs="Times New Roman"/>
          <w:sz w:val="24"/>
          <w:szCs w:val="24"/>
          <w:lang w:val="en-CA"/>
        </w:rPr>
        <w:t xml:space="preserve">For example, the graph would show that there are 20 </w:t>
      </w:r>
      <w:r w:rsidR="00C572CC">
        <w:rPr>
          <w:rFonts w:ascii="Times New Roman" w:hAnsi="Times New Roman" w:cs="Times New Roman"/>
          <w:sz w:val="24"/>
          <w:szCs w:val="24"/>
          <w:lang w:val="en-CA"/>
        </w:rPr>
        <w:t>points</w:t>
      </w:r>
      <w:r>
        <w:rPr>
          <w:rFonts w:ascii="Times New Roman" w:hAnsi="Times New Roman" w:cs="Times New Roman"/>
          <w:sz w:val="24"/>
          <w:szCs w:val="24"/>
          <w:lang w:val="en-CA"/>
        </w:rPr>
        <w:t xml:space="preserve"> h</w:t>
      </w:r>
      <w:r w:rsidR="00C572CC">
        <w:rPr>
          <w:rFonts w:ascii="Times New Roman" w:hAnsi="Times New Roman" w:cs="Times New Roman"/>
          <w:sz w:val="24"/>
          <w:szCs w:val="24"/>
          <w:lang w:val="en-CA"/>
        </w:rPr>
        <w:t>ad</w:t>
      </w:r>
      <w:r>
        <w:rPr>
          <w:rFonts w:ascii="Times New Roman" w:hAnsi="Times New Roman" w:cs="Times New Roman"/>
          <w:sz w:val="24"/>
          <w:szCs w:val="24"/>
          <w:lang w:val="en-CA"/>
        </w:rPr>
        <w:t xml:space="preserve"> a </w:t>
      </w:r>
      <w:r w:rsidR="00C572CC">
        <w:rPr>
          <w:rFonts w:ascii="Times New Roman" w:hAnsi="Times New Roman" w:cs="Times New Roman"/>
          <w:sz w:val="24"/>
          <w:szCs w:val="24"/>
          <w:lang w:val="en-CA"/>
        </w:rPr>
        <w:t>difference from 0 to 0.5 between the modeled data and the true data.</w:t>
      </w:r>
    </w:p>
    <w:p w14:paraId="0292347C" w14:textId="002EF50F" w:rsidR="002F05ED" w:rsidRPr="00B83006" w:rsidRDefault="00B83006" w:rsidP="00692CC3">
      <w:pPr>
        <w:jc w:val="left"/>
        <w:rPr>
          <w:rFonts w:ascii="Times New Roman" w:hAnsi="Times New Roman" w:cs="Times New Roman"/>
          <w:sz w:val="24"/>
          <w:szCs w:val="24"/>
          <w:lang w:val="en-CA"/>
        </w:rPr>
      </w:pPr>
      <w:r>
        <w:rPr>
          <w:rFonts w:ascii="Times New Roman" w:hAnsi="Times New Roman" w:cs="Times New Roman" w:hint="eastAsia"/>
          <w:sz w:val="24"/>
          <w:szCs w:val="24"/>
        </w:rPr>
        <w:t>With</w:t>
      </w:r>
      <w:r>
        <w:rPr>
          <w:rFonts w:ascii="Times New Roman" w:hAnsi="Times New Roman" w:cs="Times New Roman"/>
          <w:sz w:val="24"/>
          <w:szCs w:val="24"/>
        </w:rPr>
        <w:t xml:space="preserve"> analysis done to the given data, we are able</w:t>
      </w:r>
      <w:r>
        <w:rPr>
          <w:rFonts w:ascii="Times New Roman" w:hAnsi="Times New Roman" w:cs="Times New Roman"/>
          <w:sz w:val="24"/>
          <w:szCs w:val="24"/>
          <w:lang w:val="en-CA"/>
        </w:rPr>
        <w:t xml:space="preserve"> to determine that the data are normally distributed to our equation modeled with the change in concentration. The above figure shows the existence of normal distribution, and thus provide us with the logical proof to apply normal distribution for the improvement on our stochastic model.</w:t>
      </w:r>
    </w:p>
    <w:p w14:paraId="5A49B1B2" w14:textId="77777777" w:rsidR="00B83006" w:rsidRDefault="00B83006" w:rsidP="00692CC3">
      <w:pPr>
        <w:jc w:val="left"/>
        <w:rPr>
          <w:rFonts w:ascii="Times New Roman" w:hAnsi="Times New Roman" w:cs="Times New Roman"/>
          <w:sz w:val="24"/>
          <w:szCs w:val="24"/>
        </w:rPr>
      </w:pPr>
    </w:p>
    <w:p w14:paraId="371AD4B9" w14:textId="5D7DE7F6" w:rsidR="002F05ED" w:rsidRDefault="002F05ED" w:rsidP="00692CC3">
      <w:pPr>
        <w:jc w:val="left"/>
        <w:rPr>
          <w:rFonts w:ascii="Times New Roman" w:hAnsi="Times New Roman" w:cs="Times New Roman"/>
          <w:sz w:val="24"/>
          <w:szCs w:val="24"/>
        </w:rPr>
      </w:pPr>
      <w:r>
        <w:rPr>
          <w:rFonts w:ascii="Times New Roman" w:hAnsi="Times New Roman" w:cs="Times New Roman"/>
          <w:sz w:val="24"/>
          <w:szCs w:val="24"/>
        </w:rPr>
        <w:t>Thus, we decide to optimize our model.</w:t>
      </w:r>
    </w:p>
    <w:p w14:paraId="4238B2FE" w14:textId="14377FF6" w:rsidR="002F05ED" w:rsidRDefault="002F05ED" w:rsidP="00692CC3">
      <w:pPr>
        <w:jc w:val="left"/>
        <w:rPr>
          <w:rFonts w:ascii="Times New Roman" w:hAnsi="Times New Roman" w:cs="Times New Roman"/>
          <w:sz w:val="24"/>
          <w:szCs w:val="24"/>
        </w:rPr>
      </w:pPr>
    </w:p>
    <w:p w14:paraId="3034B0FF" w14:textId="1827256B" w:rsidR="002F05ED" w:rsidRPr="002F05ED" w:rsidRDefault="002F05ED" w:rsidP="00692CC3">
      <w:pPr>
        <w:jc w:val="left"/>
        <w:rPr>
          <w:rFonts w:ascii="Times New Roman" w:hAnsi="Times New Roman" w:cs="Times New Roman"/>
          <w:b/>
          <w:bCs/>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F05ED">
        <w:rPr>
          <w:rFonts w:ascii="Times New Roman" w:hAnsi="Times New Roman" w:cs="Times New Roman"/>
          <w:b/>
          <w:bCs/>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2 (Improved): Normal Stochastic Model</w:t>
      </w:r>
    </w:p>
    <w:p w14:paraId="5CA5C8D1" w14:textId="77777777" w:rsidR="00622E25" w:rsidRDefault="00622E25" w:rsidP="00692CC3">
      <w:pPr>
        <w:jc w:val="left"/>
        <w:rPr>
          <w:rFonts w:ascii="Times New Roman" w:hAnsi="Times New Roman" w:cs="Times New Roman"/>
          <w:sz w:val="24"/>
          <w:szCs w:val="24"/>
        </w:rPr>
      </w:pPr>
    </w:p>
    <w:p w14:paraId="464ED740" w14:textId="73972D6B" w:rsidR="002F05ED" w:rsidRDefault="002F05ED" w:rsidP="00692CC3">
      <w:pPr>
        <w:jc w:val="left"/>
        <w:rPr>
          <w:rFonts w:ascii="Times New Roman" w:hAnsi="Times New Roman" w:cs="Times New Roman"/>
          <w:sz w:val="24"/>
          <w:szCs w:val="24"/>
        </w:rPr>
      </w:pPr>
      <w:r>
        <w:rPr>
          <w:rFonts w:ascii="Times New Roman" w:hAnsi="Times New Roman" w:cs="Times New Roman"/>
          <w:sz w:val="24"/>
          <w:szCs w:val="24"/>
        </w:rPr>
        <w:t>2.4.3 Building the improved model</w:t>
      </w:r>
    </w:p>
    <w:p w14:paraId="335B6CF9" w14:textId="09B6575D" w:rsidR="00692CC3" w:rsidRDefault="00692CC3" w:rsidP="00516102">
      <w:pPr>
        <w:jc w:val="left"/>
        <w:rPr>
          <w:rFonts w:ascii="Times New Roman" w:hAnsi="Times New Roman" w:cs="Times New Roman"/>
          <w:sz w:val="24"/>
          <w:szCs w:val="24"/>
        </w:rPr>
      </w:pPr>
    </w:p>
    <w:p w14:paraId="33423712" w14:textId="077D2733" w:rsidR="002F05ED" w:rsidRDefault="002F05ED" w:rsidP="00516102">
      <w:pPr>
        <w:jc w:val="left"/>
        <w:rPr>
          <w:rFonts w:ascii="Times New Roman" w:hAnsi="Times New Roman" w:cs="Times New Roman"/>
          <w:sz w:val="24"/>
          <w:szCs w:val="24"/>
        </w:rPr>
      </w:pPr>
      <w:r>
        <w:rPr>
          <w:rFonts w:ascii="Times New Roman" w:hAnsi="Times New Roman" w:cs="Times New Roman"/>
          <w:sz w:val="24"/>
          <w:szCs w:val="24"/>
        </w:rPr>
        <w:t xml:space="preserve">This model is mostly the same with the Stochastic Model, only that the generated values of the uncertain variable </w:t>
      </w:r>
      <m:oMath>
        <m:r>
          <w:rPr>
            <w:rFonts w:ascii="Cambria Math" w:hAnsi="Cambria Math" w:cs="Times New Roman"/>
            <w:sz w:val="24"/>
            <w:szCs w:val="24"/>
          </w:rPr>
          <m:t>K</m:t>
        </m:r>
      </m:oMath>
      <w:r>
        <w:rPr>
          <w:rFonts w:ascii="Times New Roman" w:hAnsi="Times New Roman" w:cs="Times New Roman"/>
          <w:sz w:val="24"/>
          <w:szCs w:val="24"/>
        </w:rPr>
        <w:t xml:space="preserve"> will undergo a normal stochastic process, making it a </w:t>
      </w:r>
      <w:r w:rsidRPr="002F05ED">
        <w:rPr>
          <w:rFonts w:ascii="Times New Roman" w:hAnsi="Times New Roman" w:cs="Times New Roman"/>
          <w:sz w:val="24"/>
          <w:szCs w:val="24"/>
        </w:rPr>
        <w:t>gaussian variable</w:t>
      </w:r>
      <w:r>
        <w:rPr>
          <w:rFonts w:ascii="Times New Roman" w:hAnsi="Times New Roman" w:cs="Times New Roman"/>
          <w:sz w:val="24"/>
          <w:szCs w:val="24"/>
        </w:rPr>
        <w:t>.</w:t>
      </w:r>
    </w:p>
    <w:p w14:paraId="6755724B" w14:textId="540E8BE0" w:rsidR="00D60F8F" w:rsidRDefault="00D60F8F" w:rsidP="00516102">
      <w:pPr>
        <w:jc w:val="left"/>
        <w:rPr>
          <w:rFonts w:ascii="Times New Roman" w:hAnsi="Times New Roman" w:cs="Times New Roman"/>
          <w:sz w:val="24"/>
          <w:szCs w:val="24"/>
        </w:rPr>
      </w:pPr>
    </w:p>
    <w:p w14:paraId="4D18E80A" w14:textId="471E5A38" w:rsidR="00D60F8F" w:rsidRDefault="00D60F8F" w:rsidP="00516102">
      <w:pPr>
        <w:jc w:val="left"/>
        <w:rPr>
          <w:rFonts w:ascii="Times New Roman" w:hAnsi="Times New Roman" w:cs="Times New Roman"/>
          <w:sz w:val="24"/>
          <w:szCs w:val="24"/>
        </w:rPr>
      </w:pPr>
      <w:r>
        <w:rPr>
          <w:rFonts w:ascii="Times New Roman" w:hAnsi="Times New Roman" w:cs="Times New Roman"/>
          <w:sz w:val="24"/>
          <w:szCs w:val="24"/>
        </w:rPr>
        <w:t>For the process to occur, we calculated the average and the standard deviation of our data:</w:t>
      </w:r>
    </w:p>
    <w:p w14:paraId="727800E4" w14:textId="77777777" w:rsidR="00D60F8F" w:rsidRDefault="00D60F8F" w:rsidP="00516102">
      <w:pPr>
        <w:jc w:val="left"/>
        <w:rPr>
          <w:rFonts w:ascii="Times New Roman" w:hAnsi="Times New Roman" w:cs="Times New Roman"/>
          <w:sz w:val="24"/>
          <w:szCs w:val="24"/>
        </w:rPr>
      </w:pPr>
    </w:p>
    <w:p w14:paraId="4A735F57" w14:textId="5B1E0F2D" w:rsidR="00D60F8F" w:rsidRPr="00D60F8F" w:rsidRDefault="00D60F8F" w:rsidP="00516102">
      <w:pPr>
        <w:jc w:val="left"/>
        <w:rPr>
          <w:rFonts w:ascii="Times New Roman" w:hAnsi="Times New Roman" w:cs="Times New Roman"/>
          <w:sz w:val="24"/>
          <w:szCs w:val="24"/>
        </w:rPr>
      </w:pPr>
      <m:oMathPara>
        <m:oMathParaPr>
          <m:jc m:val="left"/>
        </m:oMathParaPr>
        <m:oMath>
          <m:r>
            <w:rPr>
              <w:rFonts w:ascii="Cambria Math" w:hAnsi="Cambria Math" w:cs="Times New Roman"/>
              <w:sz w:val="24"/>
              <w:szCs w:val="24"/>
            </w:rPr>
            <m:t>Average=</m:t>
          </m:r>
          <m:f>
            <m:fPr>
              <m:ctrlPr>
                <w:rPr>
                  <w:rFonts w:ascii="Cambria Math" w:hAnsi="Cambria Math" w:cs="Times New Roman"/>
                  <w:i/>
                  <w:sz w:val="24"/>
                  <w:szCs w:val="24"/>
                </w:rPr>
              </m:ctrlPr>
            </m:fPr>
            <m:num>
              <m:r>
                <w:rPr>
                  <w:rFonts w:ascii="Cambria Math" w:hAnsi="Cambria Math" w:cs="Times New Roman"/>
                  <w:sz w:val="24"/>
                  <w:szCs w:val="24"/>
                </w:rPr>
                <m:t>Sum of data</m:t>
              </m:r>
            </m:num>
            <m:den>
              <m:r>
                <w:rPr>
                  <w:rFonts w:ascii="Cambria Math" w:hAnsi="Cambria Math" w:cs="Times New Roman"/>
                  <w:sz w:val="24"/>
                  <w:szCs w:val="24"/>
                </w:rPr>
                <m:t>Total number of data</m:t>
              </m:r>
            </m:den>
          </m:f>
          <m:r>
            <w:rPr>
              <w:rFonts w:ascii="Cambria Math" w:hAnsi="Cambria Math" w:cs="Times New Roman"/>
              <w:sz w:val="24"/>
              <w:szCs w:val="24"/>
            </w:rPr>
            <m:t>=-0.001116129</m:t>
          </m:r>
        </m:oMath>
      </m:oMathPara>
    </w:p>
    <w:p w14:paraId="2B390FC2" w14:textId="77777777" w:rsidR="00D60F8F" w:rsidRPr="00D60F8F" w:rsidRDefault="00D60F8F" w:rsidP="00516102">
      <w:pPr>
        <w:jc w:val="left"/>
        <w:rPr>
          <w:rFonts w:ascii="Times New Roman" w:hAnsi="Times New Roman" w:cs="Times New Roman"/>
          <w:sz w:val="24"/>
          <w:szCs w:val="24"/>
        </w:rPr>
      </w:pPr>
    </w:p>
    <w:p w14:paraId="085B5A10" w14:textId="00C70FE9" w:rsidR="00D60F8F" w:rsidRPr="00D60F8F" w:rsidRDefault="00D60F8F" w:rsidP="00516102">
      <w:pPr>
        <w:jc w:val="left"/>
        <w:rPr>
          <w:rFonts w:ascii="Times New Roman" w:hAnsi="Times New Roman" w:cs="Times New Roman"/>
          <w:sz w:val="24"/>
          <w:szCs w:val="24"/>
        </w:rPr>
      </w:pPr>
      <m:oMathPara>
        <m:oMathParaPr>
          <m:jc m:val="left"/>
        </m:oMathParaPr>
        <m:oMath>
          <m:r>
            <w:rPr>
              <w:rFonts w:ascii="Cambria Math" w:hAnsi="Cambria Math" w:cs="Times New Roman"/>
              <w:sz w:val="24"/>
              <w:szCs w:val="24"/>
            </w:rPr>
            <m:t>σ=</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(x-</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e>
                  </m:nary>
                </m:num>
                <m:den>
                  <m:r>
                    <w:rPr>
                      <w:rFonts w:ascii="Cambria Math" w:hAnsi="Cambria Math" w:cs="Times New Roman"/>
                      <w:sz w:val="24"/>
                      <w:szCs w:val="24"/>
                    </w:rPr>
                    <m:t>n-1</m:t>
                  </m:r>
                </m:den>
              </m:f>
            </m:e>
          </m:rad>
          <m:r>
            <w:rPr>
              <w:rFonts w:ascii="Cambria Math" w:hAnsi="Cambria Math" w:cs="Times New Roman"/>
              <w:sz w:val="24"/>
              <w:szCs w:val="24"/>
            </w:rPr>
            <m:t>=0.438410753</m:t>
          </m:r>
        </m:oMath>
      </m:oMathPara>
    </w:p>
    <w:p w14:paraId="6FBA1277" w14:textId="5063619B" w:rsidR="00D60F8F" w:rsidRDefault="00D60F8F" w:rsidP="00516102">
      <w:pPr>
        <w:jc w:val="left"/>
        <w:rPr>
          <w:rFonts w:ascii="Times New Roman" w:hAnsi="Times New Roman" w:cs="Times New Roman"/>
          <w:sz w:val="24"/>
          <w:szCs w:val="24"/>
        </w:rPr>
      </w:pPr>
    </w:p>
    <w:p w14:paraId="0FA45ECA" w14:textId="7021E1B9" w:rsidR="00D60F8F" w:rsidRDefault="00D60F8F" w:rsidP="00516102">
      <w:pPr>
        <w:jc w:val="left"/>
        <w:rPr>
          <w:rFonts w:ascii="Times New Roman" w:hAnsi="Times New Roman" w:cs="Times New Roman"/>
          <w:sz w:val="24"/>
          <w:szCs w:val="24"/>
        </w:rPr>
      </w:pPr>
      <w:r>
        <w:rPr>
          <w:rFonts w:ascii="Times New Roman" w:hAnsi="Times New Roman" w:cs="Times New Roman"/>
          <w:sz w:val="24"/>
          <w:szCs w:val="24"/>
        </w:rPr>
        <w:t xml:space="preserve">After that, we generated the </w:t>
      </w:r>
      <w:r w:rsidR="005C34E0">
        <w:rPr>
          <w:rFonts w:ascii="Times New Roman" w:hAnsi="Times New Roman" w:cs="Times New Roman"/>
          <w:sz w:val="24"/>
          <w:szCs w:val="24"/>
        </w:rPr>
        <w:t xml:space="preserve">gaussian random variable </w:t>
      </w:r>
      <m:oMath>
        <m:r>
          <w:rPr>
            <w:rFonts w:ascii="Cambria Math" w:hAnsi="Cambria Math" w:cs="Times New Roman"/>
            <w:sz w:val="24"/>
            <w:szCs w:val="24"/>
          </w:rPr>
          <m:t>K</m:t>
        </m:r>
      </m:oMath>
      <w:r w:rsidR="005C34E0">
        <w:rPr>
          <w:rFonts w:ascii="Times New Roman" w:hAnsi="Times New Roman" w:cs="Times New Roman"/>
          <w:sz w:val="24"/>
          <w:szCs w:val="24"/>
        </w:rPr>
        <w:t xml:space="preserve"> as the following:</w:t>
      </w:r>
    </w:p>
    <w:p w14:paraId="5EDD646D" w14:textId="1048CD08" w:rsidR="005C34E0" w:rsidRDefault="005C34E0" w:rsidP="00516102">
      <w:pPr>
        <w:jc w:val="left"/>
        <w:rPr>
          <w:rFonts w:ascii="Times New Roman" w:hAnsi="Times New Roman" w:cs="Times New Roman"/>
          <w:sz w:val="24"/>
          <w:szCs w:val="24"/>
        </w:rPr>
      </w:pPr>
    </w:p>
    <w:p w14:paraId="53EE60CE" w14:textId="7D488A0A" w:rsidR="005C34E0" w:rsidRDefault="005C34E0" w:rsidP="00516102">
      <w:pPr>
        <w:jc w:val="left"/>
        <w:rPr>
          <w:rFonts w:ascii="Times New Roman" w:hAnsi="Times New Roman" w:cs="Times New Roman"/>
          <w:sz w:val="24"/>
          <w:szCs w:val="24"/>
        </w:rPr>
      </w:pPr>
      <w:r>
        <w:rPr>
          <w:rFonts w:ascii="Times New Roman" w:hAnsi="Times New Roman" w:cs="Times New Roman"/>
          <w:sz w:val="24"/>
          <w:szCs w:val="24"/>
        </w:rPr>
        <w:t>[table of the data]</w:t>
      </w:r>
    </w:p>
    <w:p w14:paraId="62E499AB" w14:textId="76E80EA8" w:rsidR="005C34E0" w:rsidRDefault="005C34E0" w:rsidP="00516102">
      <w:pPr>
        <w:jc w:val="left"/>
        <w:rPr>
          <w:rFonts w:ascii="Times New Roman" w:hAnsi="Times New Roman" w:cs="Times New Roman"/>
          <w:sz w:val="24"/>
          <w:szCs w:val="24"/>
        </w:rPr>
      </w:pPr>
    </w:p>
    <w:p w14:paraId="3F87458F" w14:textId="6A214823" w:rsidR="005C34E0" w:rsidRDefault="005C34E0" w:rsidP="00516102">
      <w:pPr>
        <w:jc w:val="left"/>
        <w:rPr>
          <w:rFonts w:ascii="Times New Roman" w:hAnsi="Times New Roman" w:cs="Times New Roman"/>
          <w:sz w:val="24"/>
          <w:szCs w:val="24"/>
        </w:rPr>
      </w:pPr>
      <w:r>
        <w:rPr>
          <w:rFonts w:ascii="Times New Roman" w:hAnsi="Times New Roman" w:cs="Times New Roman"/>
          <w:sz w:val="24"/>
          <w:szCs w:val="24"/>
        </w:rPr>
        <w:t xml:space="preserve">Then, we can obtain the change in the level of CO2 in the atmosphere with the same procedure as the stochastic model. The result would be: </w:t>
      </w:r>
    </w:p>
    <w:p w14:paraId="19D95DB4" w14:textId="42EC86F3" w:rsidR="005C34E0" w:rsidRDefault="005C34E0" w:rsidP="00516102">
      <w:pPr>
        <w:jc w:val="left"/>
        <w:rPr>
          <w:rFonts w:ascii="Times New Roman" w:hAnsi="Times New Roman" w:cs="Times New Roman"/>
          <w:sz w:val="24"/>
          <w:szCs w:val="24"/>
        </w:rPr>
      </w:pPr>
    </w:p>
    <w:p w14:paraId="0701F9D6" w14:textId="179E9B8E" w:rsidR="005C34E0" w:rsidRPr="00692CC3" w:rsidRDefault="00BA1D66" w:rsidP="00516102">
      <w:pPr>
        <w:jc w:val="left"/>
        <w:rPr>
          <w:rFonts w:ascii="Times New Roman" w:hAnsi="Times New Roman" w:cs="Times New Roman"/>
          <w:sz w:val="24"/>
          <w:szCs w:val="24"/>
        </w:rPr>
      </w:pPr>
      <w:r>
        <w:rPr>
          <w:noProof/>
        </w:rPr>
        <w:drawing>
          <wp:inline distT="0" distB="0" distL="0" distR="0" wp14:anchorId="3AC24F3B" wp14:editId="230F850F">
            <wp:extent cx="5274310" cy="4222750"/>
            <wp:effectExtent l="0" t="0" r="2540" b="6350"/>
            <wp:docPr id="9" name="图表 9">
              <a:extLst xmlns:a="http://schemas.openxmlformats.org/drawingml/2006/main">
                <a:ext uri="{FF2B5EF4-FFF2-40B4-BE49-F238E27FC236}">
                  <a16:creationId xmlns:a16="http://schemas.microsoft.com/office/drawing/2014/main" id="{908E75DB-455F-E8E7-8621-7217A78FC5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D6C5AF4" w14:textId="53B18B97" w:rsidR="000B1617" w:rsidRDefault="000B1617" w:rsidP="00516102">
      <w:pPr>
        <w:jc w:val="left"/>
        <w:rPr>
          <w:rFonts w:ascii="Times New Roman" w:hAnsi="Times New Roman" w:cs="Times New Roman"/>
          <w:sz w:val="24"/>
          <w:szCs w:val="24"/>
        </w:rPr>
      </w:pPr>
    </w:p>
    <w:p w14:paraId="5D4508E7" w14:textId="5CDB16BE" w:rsidR="001237EE" w:rsidRDefault="001237EE" w:rsidP="00516102">
      <w:pPr>
        <w:jc w:val="left"/>
        <w:rPr>
          <w:rFonts w:ascii="Times New Roman" w:hAnsi="Times New Roman" w:cs="Times New Roman"/>
          <w:sz w:val="24"/>
          <w:szCs w:val="24"/>
        </w:rPr>
      </w:pPr>
      <w:r>
        <w:rPr>
          <w:rFonts w:ascii="Times New Roman" w:hAnsi="Times New Roman" w:cs="Times New Roman"/>
          <w:sz w:val="24"/>
          <w:szCs w:val="24"/>
        </w:rPr>
        <w:t xml:space="preserve">The graph seems much more natural, indicating that our prediction becomes more realistic. </w:t>
      </w:r>
    </w:p>
    <w:p w14:paraId="5C045D73" w14:textId="2E81EA3B" w:rsidR="001237EE" w:rsidRDefault="001237EE" w:rsidP="00516102">
      <w:pPr>
        <w:jc w:val="left"/>
        <w:rPr>
          <w:rFonts w:ascii="Times New Roman" w:hAnsi="Times New Roman" w:cs="Times New Roman"/>
          <w:sz w:val="24"/>
          <w:szCs w:val="24"/>
        </w:rPr>
      </w:pPr>
    </w:p>
    <w:p w14:paraId="5BEF773E" w14:textId="7EFA26E4" w:rsidR="001237EE" w:rsidRDefault="001237EE" w:rsidP="00516102">
      <w:pPr>
        <w:jc w:val="left"/>
        <w:rPr>
          <w:rFonts w:ascii="Times New Roman" w:hAnsi="Times New Roman" w:cs="Times New Roman"/>
          <w:sz w:val="24"/>
          <w:szCs w:val="24"/>
        </w:rPr>
      </w:pPr>
      <w:r>
        <w:rPr>
          <w:rFonts w:ascii="Times New Roman" w:hAnsi="Times New Roman" w:cs="Times New Roman"/>
          <w:sz w:val="24"/>
          <w:szCs w:val="24"/>
        </w:rPr>
        <w:t>We can then predict the level of CO2 in the atmosphere with the following equation:</w:t>
      </w:r>
    </w:p>
    <w:p w14:paraId="5DB2F8CE" w14:textId="35FFD9F8" w:rsidR="001237EE" w:rsidRDefault="001237EE" w:rsidP="00516102">
      <w:pPr>
        <w:jc w:val="left"/>
        <w:rPr>
          <w:rFonts w:ascii="Times New Roman" w:hAnsi="Times New Roman" w:cs="Times New Roman"/>
          <w:sz w:val="24"/>
          <w:szCs w:val="24"/>
        </w:rPr>
      </w:pPr>
    </w:p>
    <w:p w14:paraId="3359BE7C" w14:textId="305CFF50" w:rsidR="001237EE" w:rsidRPr="001237EE" w:rsidRDefault="00981BE6" w:rsidP="00516102">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PPM</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PPM</m:t>
              </m:r>
            </m:e>
            <m:sub>
              <m:r>
                <w:rPr>
                  <w:rFonts w:ascii="Cambria Math" w:hAnsi="Cambria Math" w:cs="Times New Roman"/>
                  <w:sz w:val="24"/>
                  <w:szCs w:val="24"/>
                </w:rPr>
                <m:t>x-1</m:t>
              </m:r>
            </m:sub>
          </m:sSub>
          <m:r>
            <w:rPr>
              <w:rFonts w:ascii="Cambria Math" w:hAnsi="Cambria Math" w:cs="Times New Roman"/>
              <w:sz w:val="24"/>
              <w:szCs w:val="24"/>
            </w:rPr>
            <m:t>+∆PPM</m:t>
          </m:r>
        </m:oMath>
      </m:oMathPara>
    </w:p>
    <w:p w14:paraId="7ABB7ED8" w14:textId="3A027174" w:rsidR="001237EE" w:rsidRDefault="001237EE" w:rsidP="00516102">
      <w:pPr>
        <w:jc w:val="left"/>
        <w:rPr>
          <w:rFonts w:ascii="Times New Roman" w:hAnsi="Times New Roman" w:cs="Times New Roman"/>
          <w:sz w:val="24"/>
          <w:szCs w:val="24"/>
        </w:rPr>
      </w:pPr>
    </w:p>
    <w:p w14:paraId="6F7F638D" w14:textId="795B7918" w:rsidR="00BA1D66" w:rsidRDefault="00BA1D66" w:rsidP="00516102">
      <w:pPr>
        <w:jc w:val="left"/>
        <w:rPr>
          <w:rFonts w:ascii="Times New Roman" w:hAnsi="Times New Roman" w:cs="Times New Roman"/>
          <w:sz w:val="24"/>
          <w:szCs w:val="24"/>
        </w:rPr>
      </w:pPr>
      <w:r>
        <w:rPr>
          <w:rFonts w:ascii="Times New Roman" w:hAnsi="Times New Roman" w:cs="Times New Roman"/>
          <w:sz w:val="24"/>
          <w:szCs w:val="24"/>
        </w:rPr>
        <w:t>2.5 Results and predictions</w:t>
      </w:r>
    </w:p>
    <w:p w14:paraId="7B3D02A6" w14:textId="77777777" w:rsidR="00BA1D66" w:rsidRDefault="00BA1D66" w:rsidP="00516102">
      <w:pPr>
        <w:jc w:val="left"/>
        <w:rPr>
          <w:rFonts w:ascii="Times New Roman" w:hAnsi="Times New Roman" w:cs="Times New Roman"/>
          <w:sz w:val="24"/>
          <w:szCs w:val="24"/>
        </w:rPr>
      </w:pPr>
    </w:p>
    <w:p w14:paraId="0AC73E6B" w14:textId="051B168E" w:rsidR="001237EE" w:rsidRDefault="00BA1D66" w:rsidP="00516102">
      <w:pPr>
        <w:jc w:val="left"/>
        <w:rPr>
          <w:rFonts w:ascii="Times New Roman" w:hAnsi="Times New Roman" w:cs="Times New Roman"/>
          <w:sz w:val="24"/>
          <w:szCs w:val="24"/>
        </w:rPr>
      </w:pPr>
      <w:r>
        <w:rPr>
          <w:rFonts w:ascii="Times New Roman" w:hAnsi="Times New Roman" w:cs="Times New Roman"/>
          <w:sz w:val="24"/>
          <w:szCs w:val="24"/>
        </w:rPr>
        <w:t>Our predicted result would be the following:</w:t>
      </w:r>
    </w:p>
    <w:p w14:paraId="0EAFA54B" w14:textId="0F76468C" w:rsidR="00BA1D66" w:rsidRDefault="00BA1D66" w:rsidP="00516102">
      <w:pPr>
        <w:jc w:val="left"/>
        <w:rPr>
          <w:rFonts w:ascii="Times New Roman" w:hAnsi="Times New Roman" w:cs="Times New Roman"/>
          <w:sz w:val="24"/>
          <w:szCs w:val="24"/>
        </w:rPr>
      </w:pPr>
    </w:p>
    <w:p w14:paraId="477D3224" w14:textId="190943A7" w:rsidR="00BA1D66" w:rsidRDefault="00BA1D66" w:rsidP="00516102">
      <w:pPr>
        <w:jc w:val="left"/>
        <w:rPr>
          <w:rFonts w:ascii="Times New Roman" w:hAnsi="Times New Roman" w:cs="Times New Roman"/>
          <w:sz w:val="24"/>
          <w:szCs w:val="24"/>
        </w:rPr>
      </w:pPr>
      <w:r>
        <w:rPr>
          <w:rFonts w:ascii="Times New Roman" w:hAnsi="Times New Roman" w:cs="Times New Roman"/>
          <w:sz w:val="24"/>
          <w:szCs w:val="24"/>
        </w:rPr>
        <w:t>[table for the data]</w:t>
      </w:r>
    </w:p>
    <w:p w14:paraId="13751A4A" w14:textId="0E7E3A57" w:rsidR="00BA1D66" w:rsidRDefault="00BA1D66" w:rsidP="00516102">
      <w:pPr>
        <w:jc w:val="left"/>
        <w:rPr>
          <w:rFonts w:ascii="Times New Roman" w:hAnsi="Times New Roman" w:cs="Times New Roman"/>
          <w:sz w:val="24"/>
          <w:szCs w:val="24"/>
        </w:rPr>
      </w:pPr>
    </w:p>
    <w:p w14:paraId="1B90CA97" w14:textId="1D50A813" w:rsidR="00BA1D66" w:rsidRPr="001237EE" w:rsidRDefault="00BA1D66" w:rsidP="00516102">
      <w:pPr>
        <w:jc w:val="left"/>
        <w:rPr>
          <w:rFonts w:ascii="Times New Roman" w:hAnsi="Times New Roman" w:cs="Times New Roman"/>
          <w:sz w:val="24"/>
          <w:szCs w:val="24"/>
        </w:rPr>
      </w:pPr>
      <w:r>
        <w:rPr>
          <w:noProof/>
        </w:rPr>
        <w:drawing>
          <wp:inline distT="0" distB="0" distL="0" distR="0" wp14:anchorId="3A4CA2B1" wp14:editId="41FDFDC1">
            <wp:extent cx="5274310" cy="2916555"/>
            <wp:effectExtent l="0" t="0" r="2540" b="17145"/>
            <wp:docPr id="10" name="图表 10">
              <a:extLst xmlns:a="http://schemas.openxmlformats.org/drawingml/2006/main">
                <a:ext uri="{FF2B5EF4-FFF2-40B4-BE49-F238E27FC236}">
                  <a16:creationId xmlns:a16="http://schemas.microsoft.com/office/drawing/2014/main" id="{D24DDAF0-A598-7CBF-6BAA-F9C983FE6C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4F8FB70" w14:textId="4ED2C53D" w:rsidR="001237EE" w:rsidRDefault="001237EE" w:rsidP="00516102">
      <w:pPr>
        <w:jc w:val="left"/>
        <w:rPr>
          <w:rFonts w:ascii="Times New Roman" w:hAnsi="Times New Roman" w:cs="Times New Roman"/>
          <w:sz w:val="24"/>
          <w:szCs w:val="24"/>
        </w:rPr>
      </w:pPr>
    </w:p>
    <w:p w14:paraId="57F2F5E5" w14:textId="1E0E09EB" w:rsidR="00BA1D66" w:rsidRDefault="00BA1D66" w:rsidP="00516102">
      <w:pPr>
        <w:jc w:val="left"/>
        <w:rPr>
          <w:rFonts w:ascii="Times New Roman" w:hAnsi="Times New Roman" w:cs="Times New Roman"/>
          <w:sz w:val="24"/>
          <w:szCs w:val="24"/>
        </w:rPr>
      </w:pPr>
      <w:r>
        <w:rPr>
          <w:rFonts w:ascii="Times New Roman" w:hAnsi="Times New Roman" w:cs="Times New Roman"/>
          <w:sz w:val="24"/>
          <w:szCs w:val="24"/>
        </w:rPr>
        <w:t>According to our prediction using this model, the level of CO2 in the atmosphere will be 700.04 ppm by the year 2100. This model also denies the prediction of reaching 685 ppm by the year 2050. It predicts that the world’s level of CO2 in atmosphere will reach 685 ppm by the year 2097.</w:t>
      </w:r>
    </w:p>
    <w:p w14:paraId="1B9F42E2" w14:textId="47D588A8" w:rsidR="00BA1D66" w:rsidRDefault="00BA1D66" w:rsidP="00516102">
      <w:pPr>
        <w:jc w:val="left"/>
        <w:rPr>
          <w:rFonts w:ascii="Times New Roman" w:hAnsi="Times New Roman" w:cs="Times New Roman"/>
          <w:sz w:val="24"/>
          <w:szCs w:val="24"/>
        </w:rPr>
      </w:pPr>
    </w:p>
    <w:p w14:paraId="65E8637B" w14:textId="24F39A31" w:rsidR="00BA1D66" w:rsidRDefault="00BA1D66" w:rsidP="00516102">
      <w:pPr>
        <w:jc w:val="left"/>
        <w:rPr>
          <w:rFonts w:ascii="Times New Roman" w:hAnsi="Times New Roman" w:cs="Times New Roman"/>
          <w:sz w:val="24"/>
          <w:szCs w:val="24"/>
        </w:rPr>
      </w:pPr>
      <w:r>
        <w:rPr>
          <w:rFonts w:ascii="Times New Roman" w:hAnsi="Times New Roman" w:cs="Times New Roman"/>
          <w:sz w:val="24"/>
          <w:szCs w:val="24"/>
        </w:rPr>
        <w:t>2.6 Reflection</w:t>
      </w:r>
    </w:p>
    <w:p w14:paraId="7D5E69FB" w14:textId="77777777" w:rsidR="001237EE" w:rsidRDefault="001237EE" w:rsidP="00516102">
      <w:pPr>
        <w:jc w:val="left"/>
        <w:rPr>
          <w:rFonts w:ascii="Times New Roman" w:hAnsi="Times New Roman" w:cs="Times New Roman"/>
          <w:sz w:val="24"/>
          <w:szCs w:val="24"/>
        </w:rPr>
      </w:pPr>
    </w:p>
    <w:p w14:paraId="790FA007" w14:textId="677B1930" w:rsidR="000B1617" w:rsidRDefault="000B1617" w:rsidP="00516102">
      <w:pPr>
        <w:jc w:val="left"/>
        <w:rPr>
          <w:rFonts w:ascii="Times New Roman" w:hAnsi="Times New Roman" w:cs="Times New Roman"/>
          <w:sz w:val="24"/>
          <w:szCs w:val="24"/>
        </w:rPr>
      </w:pPr>
    </w:p>
    <w:p w14:paraId="78822EF6" w14:textId="35507C1E" w:rsidR="000B1617" w:rsidRDefault="000B1617" w:rsidP="00516102">
      <w:pPr>
        <w:jc w:val="left"/>
        <w:rPr>
          <w:rFonts w:ascii="Times New Roman" w:hAnsi="Times New Roman" w:cs="Times New Roman"/>
          <w:sz w:val="24"/>
          <w:szCs w:val="24"/>
        </w:rPr>
      </w:pPr>
    </w:p>
    <w:p w14:paraId="6BB66256" w14:textId="77777777" w:rsidR="000B1617" w:rsidRDefault="000B1617" w:rsidP="00516102">
      <w:pPr>
        <w:jc w:val="left"/>
        <w:rPr>
          <w:rFonts w:ascii="Times New Roman" w:hAnsi="Times New Roman" w:cs="Times New Roman"/>
          <w:sz w:val="24"/>
          <w:szCs w:val="24"/>
        </w:rPr>
      </w:pPr>
    </w:p>
    <w:p w14:paraId="36A66E2C" w14:textId="77777777" w:rsidR="00CE5B7A" w:rsidRDefault="00CE5B7A" w:rsidP="00516102">
      <w:pPr>
        <w:jc w:val="left"/>
        <w:rPr>
          <w:rFonts w:ascii="Times New Roman" w:hAnsi="Times New Roman" w:cs="Times New Roman"/>
          <w:sz w:val="24"/>
          <w:szCs w:val="24"/>
        </w:rPr>
      </w:pPr>
    </w:p>
    <w:p w14:paraId="12F8911F" w14:textId="64E401EA" w:rsidR="00286FB9" w:rsidRDefault="00286FB9" w:rsidP="00516102">
      <w:pPr>
        <w:jc w:val="left"/>
        <w:rPr>
          <w:rFonts w:ascii="Times New Roman" w:hAnsi="Times New Roman" w:cs="Times New Roman"/>
          <w:sz w:val="24"/>
          <w:szCs w:val="24"/>
        </w:rPr>
      </w:pPr>
    </w:p>
    <w:p w14:paraId="1A2A5BEE" w14:textId="4E3D7C97" w:rsidR="00286FB9" w:rsidRPr="002F05ED" w:rsidRDefault="00286FB9" w:rsidP="00516102">
      <w:pPr>
        <w:jc w:val="left"/>
        <w:rPr>
          <w:rFonts w:ascii="Times New Roman" w:hAnsi="Times New Roman" w:cs="Times New Roman"/>
          <w:b/>
          <w:bCs/>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F05ED">
        <w:rPr>
          <w:rFonts w:ascii="Times New Roman" w:hAnsi="Times New Roman" w:cs="Times New Roman"/>
          <w:b/>
          <w:bCs/>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3: quadratic regression model</w:t>
      </w:r>
    </w:p>
    <w:p w14:paraId="768DC1B0" w14:textId="6C1418B4" w:rsidR="00463F1A" w:rsidRPr="00463F1A" w:rsidRDefault="00463F1A" w:rsidP="00463F1A">
      <w:pPr>
        <w:pStyle w:val="ListParagraph"/>
        <w:numPr>
          <w:ilvl w:val="1"/>
          <w:numId w:val="3"/>
        </w:numPr>
        <w:ind w:firstLineChars="0"/>
        <w:jc w:val="left"/>
        <w:rPr>
          <w:rFonts w:ascii="Times New Roman" w:hAnsi="Times New Roman" w:cs="Times New Roman"/>
          <w:sz w:val="24"/>
          <w:szCs w:val="24"/>
        </w:rPr>
      </w:pPr>
      <w:r w:rsidRPr="00463F1A">
        <w:rPr>
          <w:rFonts w:ascii="Times New Roman" w:hAnsi="Times New Roman" w:cs="Times New Roman"/>
          <w:sz w:val="24"/>
          <w:szCs w:val="24"/>
        </w:rPr>
        <w:t>Introduction to the model:</w:t>
      </w:r>
    </w:p>
    <w:p w14:paraId="374C6B4F" w14:textId="77777777" w:rsidR="00463F1A" w:rsidRPr="00A54735" w:rsidRDefault="00463F1A" w:rsidP="00463F1A">
      <w:pPr>
        <w:pStyle w:val="ListParagraph"/>
        <w:ind w:left="360" w:firstLineChars="0" w:firstLine="0"/>
        <w:jc w:val="left"/>
        <w:rPr>
          <w:rFonts w:ascii="Times New Roman" w:hAnsi="Times New Roman" w:cs="Times New Roman"/>
          <w:sz w:val="24"/>
          <w:szCs w:val="24"/>
        </w:rPr>
      </w:pPr>
    </w:p>
    <w:p w14:paraId="45AED008" w14:textId="77777777" w:rsidR="00463F1A" w:rsidRDefault="00463F1A" w:rsidP="00463F1A">
      <w:pPr>
        <w:ind w:firstLine="360"/>
        <w:jc w:val="left"/>
        <w:rPr>
          <w:rFonts w:ascii="Times New Roman" w:hAnsi="Times New Roman" w:cs="Times New Roman"/>
          <w:sz w:val="24"/>
          <w:szCs w:val="24"/>
        </w:rPr>
      </w:pPr>
    </w:p>
    <w:p w14:paraId="5E6FA6EF" w14:textId="0C76A924" w:rsidR="00463F1A" w:rsidRPr="00463F1A" w:rsidRDefault="00463F1A" w:rsidP="00463F1A">
      <w:pPr>
        <w:pStyle w:val="ListParagraph"/>
        <w:numPr>
          <w:ilvl w:val="1"/>
          <w:numId w:val="3"/>
        </w:numPr>
        <w:ind w:firstLineChars="0"/>
        <w:jc w:val="left"/>
        <w:rPr>
          <w:rFonts w:ascii="Times New Roman" w:hAnsi="Times New Roman" w:cs="Times New Roman"/>
          <w:sz w:val="24"/>
          <w:szCs w:val="24"/>
        </w:rPr>
      </w:pPr>
      <w:r w:rsidRPr="00463F1A">
        <w:rPr>
          <w:rFonts w:ascii="Times New Roman" w:hAnsi="Times New Roman" w:cs="Times New Roman"/>
          <w:sz w:val="24"/>
          <w:szCs w:val="24"/>
        </w:rPr>
        <w:t>Variables of the model:</w:t>
      </w:r>
    </w:p>
    <w:p w14:paraId="7C640B78" w14:textId="77777777" w:rsidR="00463F1A" w:rsidRPr="003F5B9C" w:rsidRDefault="00463F1A" w:rsidP="00463F1A">
      <w:pPr>
        <w:pStyle w:val="ListParagraph"/>
        <w:ind w:left="360" w:firstLineChars="0" w:firstLine="0"/>
        <w:jc w:val="left"/>
        <w:rPr>
          <w:rFonts w:ascii="Times New Roman" w:hAnsi="Times New Roman" w:cs="Times New Roman"/>
          <w:sz w:val="24"/>
          <w:szCs w:val="24"/>
        </w:rPr>
      </w:pPr>
    </w:p>
    <w:p w14:paraId="2518E2F9" w14:textId="77777777" w:rsidR="00463F1A" w:rsidRDefault="00463F1A" w:rsidP="00463F1A">
      <w:pPr>
        <w:pStyle w:val="ListParagraph"/>
        <w:ind w:left="360" w:firstLineChars="0" w:firstLine="0"/>
        <w:jc w:val="left"/>
        <w:rPr>
          <w:rFonts w:ascii="Times New Roman" w:hAnsi="Times New Roman" w:cs="Times New Roman"/>
          <w:sz w:val="24"/>
          <w:szCs w:val="24"/>
        </w:rPr>
      </w:pPr>
      <w:r>
        <w:rPr>
          <w:rFonts w:ascii="Times New Roman" w:hAnsi="Times New Roman" w:cs="Times New Roman"/>
          <w:sz w:val="24"/>
          <w:szCs w:val="24"/>
        </w:rPr>
        <w:t>x: the time (year number)</w:t>
      </w:r>
    </w:p>
    <w:p w14:paraId="46C81EFB" w14:textId="77777777" w:rsidR="00463F1A" w:rsidRDefault="00463F1A" w:rsidP="00463F1A">
      <w:pPr>
        <w:pStyle w:val="ListParagraph"/>
        <w:ind w:left="360" w:firstLineChars="0" w:firstLine="0"/>
        <w:jc w:val="left"/>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 the level of CO2 in the atmosphere (in ppm)</w:t>
      </w:r>
    </w:p>
    <w:p w14:paraId="065969B0" w14:textId="77777777" w:rsidR="00463F1A" w:rsidRPr="0017756C" w:rsidRDefault="00463F1A" w:rsidP="00463F1A">
      <w:pPr>
        <w:pStyle w:val="ListParagraph"/>
        <w:ind w:left="360" w:firstLineChars="0" w:firstLine="0"/>
        <w:jc w:val="left"/>
        <w:rPr>
          <w:rFonts w:ascii="Times New Roman" w:hAnsi="Times New Roman" w:cs="Times New Roman"/>
          <w:sz w:val="24"/>
          <w:szCs w:val="24"/>
        </w:rPr>
      </w:pPr>
    </w:p>
    <w:p w14:paraId="2F384AFF" w14:textId="77777777" w:rsidR="00463F1A" w:rsidRPr="003F5B9C" w:rsidRDefault="00463F1A" w:rsidP="00463F1A">
      <w:pPr>
        <w:pStyle w:val="ListParagraph"/>
        <w:numPr>
          <w:ilvl w:val="1"/>
          <w:numId w:val="3"/>
        </w:numPr>
        <w:ind w:firstLineChars="0"/>
        <w:jc w:val="left"/>
        <w:rPr>
          <w:rFonts w:ascii="Times New Roman" w:hAnsi="Times New Roman" w:cs="Times New Roman"/>
          <w:sz w:val="24"/>
          <w:szCs w:val="24"/>
        </w:rPr>
      </w:pPr>
      <w:r w:rsidRPr="003F5B9C">
        <w:rPr>
          <w:rFonts w:ascii="Times New Roman" w:hAnsi="Times New Roman" w:cs="Times New Roman"/>
          <w:sz w:val="24"/>
          <w:szCs w:val="24"/>
        </w:rPr>
        <w:t>Justification of the use of this model:</w:t>
      </w:r>
    </w:p>
    <w:p w14:paraId="1DA1EC1C" w14:textId="77777777" w:rsidR="00463F1A" w:rsidRPr="003F5B9C" w:rsidRDefault="00463F1A" w:rsidP="00463F1A">
      <w:pPr>
        <w:pStyle w:val="ListParagraph"/>
        <w:ind w:left="360" w:firstLineChars="0" w:firstLine="0"/>
        <w:jc w:val="left"/>
        <w:rPr>
          <w:rFonts w:ascii="Times New Roman" w:hAnsi="Times New Roman" w:cs="Times New Roman"/>
          <w:sz w:val="24"/>
          <w:szCs w:val="24"/>
        </w:rPr>
      </w:pPr>
    </w:p>
    <w:p w14:paraId="2CF27B1F" w14:textId="77777777" w:rsidR="00463F1A" w:rsidRDefault="00463F1A" w:rsidP="00463F1A">
      <w:pPr>
        <w:jc w:val="left"/>
        <w:rPr>
          <w:rFonts w:ascii="Times New Roman" w:hAnsi="Times New Roman" w:cs="Times New Roman"/>
          <w:sz w:val="24"/>
          <w:szCs w:val="24"/>
        </w:rPr>
      </w:pPr>
    </w:p>
    <w:p w14:paraId="6D6A313F" w14:textId="77777777" w:rsidR="00463F1A" w:rsidRPr="003F5B9C" w:rsidRDefault="00463F1A" w:rsidP="00463F1A">
      <w:pPr>
        <w:pStyle w:val="ListParagraph"/>
        <w:numPr>
          <w:ilvl w:val="1"/>
          <w:numId w:val="3"/>
        </w:numPr>
        <w:ind w:firstLineChars="0"/>
        <w:jc w:val="left"/>
        <w:rPr>
          <w:rFonts w:ascii="Times New Roman" w:hAnsi="Times New Roman" w:cs="Times New Roman"/>
          <w:sz w:val="24"/>
          <w:szCs w:val="24"/>
        </w:rPr>
      </w:pPr>
      <w:r w:rsidRPr="003F5B9C">
        <w:rPr>
          <w:rFonts w:ascii="Times New Roman" w:hAnsi="Times New Roman" w:cs="Times New Roman" w:hint="eastAsia"/>
          <w:sz w:val="24"/>
          <w:szCs w:val="24"/>
        </w:rPr>
        <w:t>Buildi</w:t>
      </w:r>
      <w:r w:rsidRPr="003F5B9C">
        <w:rPr>
          <w:rFonts w:ascii="Times New Roman" w:hAnsi="Times New Roman" w:cs="Times New Roman"/>
          <w:sz w:val="24"/>
          <w:szCs w:val="24"/>
        </w:rPr>
        <w:t>ng the model</w:t>
      </w:r>
    </w:p>
    <w:p w14:paraId="1DF027B0" w14:textId="77777777" w:rsidR="00463F1A" w:rsidRDefault="00463F1A" w:rsidP="00463F1A">
      <w:pPr>
        <w:jc w:val="left"/>
        <w:rPr>
          <w:rFonts w:ascii="Times New Roman" w:hAnsi="Times New Roman" w:cs="Times New Roman"/>
          <w:sz w:val="24"/>
          <w:szCs w:val="24"/>
        </w:rPr>
      </w:pPr>
    </w:p>
    <w:p w14:paraId="2F379AA0" w14:textId="77777777" w:rsidR="00463F1A" w:rsidRDefault="00463F1A" w:rsidP="00463F1A">
      <w:pPr>
        <w:jc w:val="left"/>
        <w:rPr>
          <w:rFonts w:ascii="Times New Roman" w:hAnsi="Times New Roman" w:cs="Times New Roman"/>
          <w:sz w:val="24"/>
          <w:szCs w:val="24"/>
        </w:rPr>
      </w:pPr>
    </w:p>
    <w:p w14:paraId="0333BD6D" w14:textId="77777777" w:rsidR="00463F1A" w:rsidRDefault="00463F1A" w:rsidP="00463F1A">
      <w:pPr>
        <w:jc w:val="left"/>
        <w:rPr>
          <w:rFonts w:ascii="Times New Roman" w:hAnsi="Times New Roman" w:cs="Times New Roman"/>
          <w:sz w:val="24"/>
          <w:szCs w:val="24"/>
        </w:rPr>
      </w:pPr>
      <w:r>
        <w:rPr>
          <w:rFonts w:ascii="Times New Roman" w:hAnsi="Times New Roman" w:cs="Times New Roman"/>
          <w:sz w:val="24"/>
          <w:szCs w:val="24"/>
        </w:rPr>
        <w:t>[photo of the code]</w:t>
      </w:r>
    </w:p>
    <w:p w14:paraId="72F6B525" w14:textId="77777777" w:rsidR="00463F1A" w:rsidRDefault="00463F1A" w:rsidP="00463F1A">
      <w:pPr>
        <w:jc w:val="left"/>
        <w:rPr>
          <w:rFonts w:ascii="Times New Roman" w:hAnsi="Times New Roman" w:cs="Times New Roman"/>
          <w:sz w:val="24"/>
          <w:szCs w:val="24"/>
        </w:rPr>
      </w:pPr>
      <w:r>
        <w:rPr>
          <w:rFonts w:ascii="Times New Roman" w:hAnsi="Times New Roman" w:cs="Times New Roman"/>
          <w:sz w:val="24"/>
          <w:szCs w:val="24"/>
        </w:rPr>
        <w:t>[explanatory of the code]</w:t>
      </w:r>
    </w:p>
    <w:p w14:paraId="7D902F45" w14:textId="77777777" w:rsidR="00463F1A" w:rsidRDefault="00463F1A" w:rsidP="00463F1A">
      <w:pPr>
        <w:jc w:val="left"/>
        <w:rPr>
          <w:rFonts w:ascii="Times New Roman" w:hAnsi="Times New Roman" w:cs="Times New Roman"/>
          <w:sz w:val="24"/>
          <w:szCs w:val="24"/>
        </w:rPr>
      </w:pPr>
    </w:p>
    <w:p w14:paraId="1F727150" w14:textId="70E89A1D" w:rsidR="00463F1A" w:rsidRPr="003F5B9C" w:rsidRDefault="00463F1A" w:rsidP="00463F1A">
      <w:pPr>
        <w:pStyle w:val="ListParagraph"/>
        <w:numPr>
          <w:ilvl w:val="1"/>
          <w:numId w:val="3"/>
        </w:numPr>
        <w:ind w:firstLineChars="0"/>
        <w:jc w:val="left"/>
        <w:rPr>
          <w:rFonts w:ascii="Times New Roman" w:hAnsi="Times New Roman" w:cs="Times New Roman"/>
          <w:sz w:val="24"/>
          <w:szCs w:val="24"/>
        </w:rPr>
      </w:pPr>
      <w:del w:id="3" w:author="作者">
        <w:r w:rsidRPr="003F5B9C" w:rsidDel="005E7631">
          <w:rPr>
            <w:rFonts w:ascii="Times New Roman" w:hAnsi="Times New Roman" w:cs="Times New Roman" w:hint="eastAsia"/>
            <w:sz w:val="24"/>
            <w:szCs w:val="24"/>
          </w:rPr>
          <w:delText>Our r</w:delText>
        </w:r>
      </w:del>
      <w:ins w:id="4" w:author="作者">
        <w:r w:rsidR="005E7631">
          <w:rPr>
            <w:rFonts w:ascii="Times New Roman" w:hAnsi="Times New Roman" w:cs="Times New Roman" w:hint="eastAsia"/>
            <w:sz w:val="24"/>
            <w:szCs w:val="24"/>
          </w:rPr>
          <w:t>R</w:t>
        </w:r>
      </w:ins>
      <w:r w:rsidRPr="003F5B9C">
        <w:rPr>
          <w:rFonts w:ascii="Times New Roman" w:hAnsi="Times New Roman" w:cs="Times New Roman"/>
          <w:sz w:val="24"/>
          <w:szCs w:val="24"/>
        </w:rPr>
        <w:t>esults and prediction</w:t>
      </w:r>
    </w:p>
    <w:p w14:paraId="0471DEA9" w14:textId="77777777" w:rsidR="00463F1A" w:rsidRPr="003F5B9C" w:rsidRDefault="00463F1A" w:rsidP="00463F1A">
      <w:pPr>
        <w:pStyle w:val="ListParagraph"/>
        <w:ind w:left="360" w:firstLineChars="0" w:firstLine="0"/>
        <w:jc w:val="left"/>
        <w:rPr>
          <w:rFonts w:ascii="Times New Roman" w:hAnsi="Times New Roman" w:cs="Times New Roman"/>
          <w:sz w:val="24"/>
          <w:szCs w:val="24"/>
        </w:rPr>
      </w:pPr>
    </w:p>
    <w:p w14:paraId="1F77AFA5" w14:textId="77777777" w:rsidR="00463F1A" w:rsidRDefault="00463F1A" w:rsidP="00463F1A">
      <w:pPr>
        <w:jc w:val="left"/>
        <w:rPr>
          <w:rFonts w:ascii="Times New Roman" w:hAnsi="Times New Roman" w:cs="Times New Roman"/>
          <w:sz w:val="24"/>
          <w:szCs w:val="24"/>
        </w:rPr>
      </w:pPr>
      <w:r>
        <w:rPr>
          <w:rFonts w:ascii="Times New Roman" w:hAnsi="Times New Roman" w:cs="Times New Roman"/>
          <w:sz w:val="24"/>
          <w:szCs w:val="24"/>
        </w:rPr>
        <w:t>[photo of the resulted line + equation of the line]</w:t>
      </w:r>
    </w:p>
    <w:p w14:paraId="4D9A13E6" w14:textId="77777777" w:rsidR="00463F1A" w:rsidRDefault="00463F1A" w:rsidP="00463F1A">
      <w:pPr>
        <w:jc w:val="left"/>
        <w:rPr>
          <w:rFonts w:ascii="Times New Roman" w:hAnsi="Times New Roman" w:cs="Times New Roman"/>
          <w:sz w:val="24"/>
          <w:szCs w:val="24"/>
        </w:rPr>
      </w:pPr>
      <w:r>
        <w:rPr>
          <w:rFonts w:ascii="Times New Roman" w:hAnsi="Times New Roman" w:cs="Times New Roman"/>
          <w:sz w:val="24"/>
          <w:szCs w:val="24"/>
        </w:rPr>
        <w:t>[prediction]</w:t>
      </w:r>
    </w:p>
    <w:p w14:paraId="2AFA38EB" w14:textId="77777777" w:rsidR="00463F1A" w:rsidRDefault="00463F1A" w:rsidP="00463F1A">
      <w:pPr>
        <w:jc w:val="left"/>
        <w:rPr>
          <w:rFonts w:ascii="Times New Roman" w:hAnsi="Times New Roman" w:cs="Times New Roman"/>
          <w:sz w:val="24"/>
          <w:szCs w:val="24"/>
        </w:rPr>
      </w:pPr>
    </w:p>
    <w:p w14:paraId="5C666B75" w14:textId="77777777" w:rsidR="00463F1A" w:rsidRDefault="00463F1A" w:rsidP="00463F1A">
      <w:pPr>
        <w:jc w:val="left"/>
        <w:rPr>
          <w:rFonts w:ascii="Times New Roman" w:hAnsi="Times New Roman" w:cs="Times New Roman"/>
          <w:sz w:val="24"/>
          <w:szCs w:val="24"/>
        </w:rPr>
      </w:pPr>
      <w:r>
        <w:rPr>
          <w:rFonts w:ascii="Times New Roman" w:hAnsi="Times New Roman" w:cs="Times New Roman"/>
          <w:sz w:val="24"/>
          <w:szCs w:val="24"/>
        </w:rPr>
        <w:t>1.6 Reflection</w:t>
      </w:r>
    </w:p>
    <w:p w14:paraId="60354A68" w14:textId="77777777" w:rsidR="00463F1A" w:rsidRDefault="00463F1A" w:rsidP="00463F1A">
      <w:pPr>
        <w:jc w:val="left"/>
        <w:rPr>
          <w:rFonts w:ascii="Times New Roman" w:hAnsi="Times New Roman" w:cs="Times New Roman"/>
          <w:sz w:val="24"/>
          <w:szCs w:val="24"/>
        </w:rPr>
      </w:pPr>
    </w:p>
    <w:p w14:paraId="64FE3F67" w14:textId="77777777" w:rsidR="00255656" w:rsidRDefault="00255656" w:rsidP="00516102">
      <w:pPr>
        <w:jc w:val="left"/>
        <w:rPr>
          <w:rFonts w:ascii="Times New Roman" w:hAnsi="Times New Roman" w:cs="Times New Roman"/>
          <w:sz w:val="24"/>
          <w:szCs w:val="24"/>
        </w:rPr>
      </w:pPr>
    </w:p>
    <w:p w14:paraId="61FF6F58" w14:textId="63CFB9F8" w:rsidR="00255656" w:rsidRDefault="00255656" w:rsidP="00516102">
      <w:pPr>
        <w:jc w:val="left"/>
        <w:rPr>
          <w:rFonts w:ascii="Times New Roman" w:hAnsi="Times New Roman" w:cs="Times New Roman"/>
          <w:sz w:val="24"/>
          <w:szCs w:val="24"/>
        </w:rPr>
      </w:pPr>
    </w:p>
    <w:p w14:paraId="331E467F" w14:textId="6FAB51D8" w:rsidR="00131B7B" w:rsidRPr="00CA66D4" w:rsidRDefault="00A70E87" w:rsidP="00516102">
      <w:pPr>
        <w:jc w:val="left"/>
        <w:rPr>
          <w:ins w:id="5" w:author="作者"/>
          <w:rFonts w:ascii="Times New Roman" w:hAnsi="Times New Roman" w:cs="Times New Roman"/>
          <w:b/>
          <w:sz w:val="24"/>
          <w:szCs w:val="24"/>
          <w:rPrChange w:id="6" w:author="作者">
            <w:rPr>
              <w:ins w:id="7" w:author="作者"/>
              <w:rFonts w:ascii="Times New Roman" w:hAnsi="Times New Roman" w:cs="Times New Roman"/>
              <w:sz w:val="24"/>
              <w:szCs w:val="24"/>
            </w:rPr>
          </w:rPrChange>
        </w:rPr>
      </w:pPr>
      <w:ins w:id="8" w:author="作者">
        <w:r>
          <w:rPr>
            <w:rFonts w:ascii="Times New Roman" w:hAnsi="Times New Roman" w:cs="Times New Roman"/>
            <w:b/>
            <w:sz w:val="24"/>
            <w:szCs w:val="24"/>
          </w:rPr>
          <w:t xml:space="preserve">2.1 </w:t>
        </w:r>
        <w:r w:rsidR="00DC6D75" w:rsidRPr="00CA66D4">
          <w:rPr>
            <w:rFonts w:ascii="Times New Roman" w:hAnsi="Times New Roman" w:cs="Times New Roman"/>
            <w:b/>
            <w:sz w:val="24"/>
            <w:szCs w:val="24"/>
            <w:rPrChange w:id="9" w:author="作者">
              <w:rPr>
                <w:rFonts w:ascii="Times New Roman" w:hAnsi="Times New Roman" w:cs="Times New Roman"/>
                <w:sz w:val="24"/>
                <w:szCs w:val="24"/>
              </w:rPr>
            </w:rPrChange>
          </w:rPr>
          <w:t>Time Series Forecasting</w:t>
        </w:r>
        <w:r w:rsidR="00BF3548" w:rsidRPr="00CA66D4">
          <w:rPr>
            <w:rFonts w:ascii="Times New Roman" w:hAnsi="Times New Roman" w:cs="Times New Roman"/>
            <w:b/>
            <w:sz w:val="24"/>
            <w:szCs w:val="24"/>
            <w:rPrChange w:id="10" w:author="作者">
              <w:rPr>
                <w:rFonts w:ascii="Times New Roman" w:hAnsi="Times New Roman" w:cs="Times New Roman"/>
                <w:sz w:val="24"/>
                <w:szCs w:val="24"/>
              </w:rPr>
            </w:rPrChange>
          </w:rPr>
          <w:t xml:space="preserve"> with ARIMA</w:t>
        </w:r>
      </w:ins>
    </w:p>
    <w:p w14:paraId="34117FBB" w14:textId="4A7AF5E4" w:rsidR="00DC6D75" w:rsidRDefault="00401F1C" w:rsidP="0073718F">
      <w:pPr>
        <w:jc w:val="left"/>
        <w:rPr>
          <w:ins w:id="11" w:author="作者"/>
          <w:rFonts w:ascii="Times New Roman" w:hAnsi="Times New Roman" w:cs="Times New Roman"/>
          <w:sz w:val="24"/>
          <w:szCs w:val="24"/>
        </w:rPr>
      </w:pPr>
      <w:ins w:id="12" w:author="作者">
        <w:r w:rsidRPr="00401F1C">
          <w:rPr>
            <w:rFonts w:ascii="Times New Roman" w:hAnsi="Times New Roman" w:cs="Times New Roman"/>
            <w:sz w:val="24"/>
            <w:szCs w:val="24"/>
          </w:rPr>
          <w:t>Auto</w:t>
        </w:r>
        <w:r>
          <w:rPr>
            <w:rFonts w:ascii="Times New Roman" w:hAnsi="Times New Roman" w:cs="Times New Roman"/>
            <w:sz w:val="24"/>
            <w:szCs w:val="24"/>
          </w:rPr>
          <w:t xml:space="preserve"> </w:t>
        </w:r>
        <w:r w:rsidRPr="00401F1C">
          <w:rPr>
            <w:rFonts w:ascii="Times New Roman" w:hAnsi="Times New Roman" w:cs="Times New Roman"/>
            <w:sz w:val="24"/>
            <w:szCs w:val="24"/>
          </w:rPr>
          <w:t>Regressive Integrated Moving Average</w:t>
        </w:r>
        <w:r>
          <w:rPr>
            <w:rFonts w:ascii="Times New Roman" w:hAnsi="Times New Roman" w:cs="Times New Roman"/>
            <w:sz w:val="24"/>
            <w:szCs w:val="24"/>
          </w:rPr>
          <w:t xml:space="preserve"> </w:t>
        </w:r>
        <w:r w:rsidRPr="00401F1C">
          <w:rPr>
            <w:rFonts w:ascii="Times New Roman" w:hAnsi="Times New Roman" w:cs="Times New Roman"/>
            <w:sz w:val="24"/>
            <w:szCs w:val="24"/>
          </w:rPr>
          <w:t>(ARIMA) is a time series forecasting model</w:t>
        </w:r>
        <w:del w:id="13" w:author="作者">
          <w:r w:rsidRPr="00401F1C" w:rsidDel="00B61D7F">
            <w:rPr>
              <w:rFonts w:ascii="Times New Roman" w:hAnsi="Times New Roman" w:cs="Times New Roman"/>
              <w:sz w:val="24"/>
              <w:szCs w:val="24"/>
            </w:rPr>
            <w:delText xml:space="preserve"> that incorporates autocorrelation measures to model temporal structures within the time series data</w:delText>
          </w:r>
        </w:del>
        <w:r w:rsidRPr="00401F1C">
          <w:rPr>
            <w:rFonts w:ascii="Times New Roman" w:hAnsi="Times New Roman" w:cs="Times New Roman"/>
            <w:sz w:val="24"/>
            <w:szCs w:val="24"/>
          </w:rPr>
          <w:t xml:space="preserve"> to predict future values.</w:t>
        </w:r>
        <w:del w:id="14" w:author="作者">
          <w:r w:rsidR="002442C6" w:rsidDel="00F95085">
            <w:rPr>
              <w:rFonts w:ascii="Times New Roman" w:hAnsi="Times New Roman" w:cs="Times New Roman"/>
              <w:sz w:val="24"/>
              <w:szCs w:val="24"/>
            </w:rPr>
            <w:delText xml:space="preserve"> In </w:delText>
          </w:r>
          <w:r w:rsidR="006A242F" w:rsidDel="00F95085">
            <w:rPr>
              <w:rFonts w:ascii="Times New Roman" w:hAnsi="Times New Roman" w:cs="Times New Roman"/>
              <w:sz w:val="24"/>
              <w:szCs w:val="24"/>
            </w:rPr>
            <w:delText>the paper, w</w:delText>
          </w:r>
        </w:del>
        <w:r w:rsidR="00F95085">
          <w:rPr>
            <w:rFonts w:ascii="Times New Roman" w:hAnsi="Times New Roman" w:cs="Times New Roman"/>
            <w:sz w:val="24"/>
            <w:szCs w:val="24"/>
          </w:rPr>
          <w:t xml:space="preserve"> </w:t>
        </w:r>
        <w:r w:rsidR="00F95085">
          <w:rPr>
            <w:rFonts w:ascii="Times New Roman" w:hAnsi="Times New Roman" w:cs="Times New Roman" w:hint="eastAsia"/>
            <w:sz w:val="24"/>
            <w:szCs w:val="24"/>
          </w:rPr>
          <w:t>W</w:t>
        </w:r>
        <w:r w:rsidR="006A242F">
          <w:rPr>
            <w:rFonts w:ascii="Times New Roman" w:hAnsi="Times New Roman" w:cs="Times New Roman"/>
            <w:sz w:val="24"/>
            <w:szCs w:val="24"/>
          </w:rPr>
          <w:t xml:space="preserve">e attempt to use ARIMA to predict the future </w:t>
        </w:r>
        <w:r w:rsidR="003B1A43" w:rsidRPr="003B1A43">
          <w:rPr>
            <w:rFonts w:ascii="Times New Roman" w:hAnsi="Times New Roman" w:cs="Times New Roman"/>
            <w:sz w:val="24"/>
            <w:szCs w:val="24"/>
          </w:rPr>
          <w:t>CO2 level</w:t>
        </w:r>
        <w:r w:rsidR="003B1A43">
          <w:rPr>
            <w:rFonts w:ascii="Times New Roman" w:hAnsi="Times New Roman" w:cs="Times New Roman"/>
            <w:sz w:val="24"/>
            <w:szCs w:val="24"/>
          </w:rPr>
          <w:t xml:space="preserve"> </w:t>
        </w:r>
        <w:del w:id="15" w:author="作者">
          <w:r w:rsidR="006A242F" w:rsidDel="003B1A43">
            <w:rPr>
              <w:rFonts w:ascii="Times New Roman" w:hAnsi="Times New Roman" w:cs="Times New Roman"/>
              <w:sz w:val="24"/>
              <w:szCs w:val="24"/>
            </w:rPr>
            <w:delText>PPM and</w:delText>
          </w:r>
        </w:del>
        <w:r w:rsidR="003B1A43">
          <w:rPr>
            <w:rFonts w:ascii="Times New Roman" w:hAnsi="Times New Roman" w:cs="Times New Roman"/>
            <w:sz w:val="24"/>
            <w:szCs w:val="24"/>
          </w:rPr>
          <w:t>as well as</w:t>
        </w:r>
        <w:del w:id="16" w:author="作者">
          <w:r w:rsidR="003B1A43" w:rsidDel="0073718F">
            <w:rPr>
              <w:rFonts w:ascii="Times New Roman" w:hAnsi="Times New Roman" w:cs="Times New Roman"/>
              <w:sz w:val="24"/>
              <w:szCs w:val="24"/>
            </w:rPr>
            <w:delText xml:space="preserve"> </w:delText>
          </w:r>
        </w:del>
        <w:r w:rsidR="006A242F">
          <w:rPr>
            <w:rFonts w:ascii="Times New Roman" w:hAnsi="Times New Roman" w:cs="Times New Roman"/>
            <w:sz w:val="24"/>
            <w:szCs w:val="24"/>
          </w:rPr>
          <w:t xml:space="preserve"> </w:t>
        </w:r>
        <w:r w:rsidR="0073718F" w:rsidRPr="0073718F">
          <w:rPr>
            <w:rFonts w:ascii="Times New Roman" w:hAnsi="Times New Roman" w:cs="Times New Roman"/>
            <w:sz w:val="24"/>
            <w:szCs w:val="24"/>
          </w:rPr>
          <w:t>land-ocean</w:t>
        </w:r>
        <w:r w:rsidR="0073718F">
          <w:rPr>
            <w:rFonts w:ascii="Times New Roman" w:hAnsi="Times New Roman" w:cs="Times New Roman"/>
            <w:sz w:val="24"/>
            <w:szCs w:val="24"/>
          </w:rPr>
          <w:t xml:space="preserve"> </w:t>
        </w:r>
        <w:r w:rsidR="0073718F" w:rsidRPr="0073718F">
          <w:rPr>
            <w:rFonts w:ascii="Times New Roman" w:hAnsi="Times New Roman" w:cs="Times New Roman"/>
            <w:sz w:val="24"/>
            <w:szCs w:val="24"/>
          </w:rPr>
          <w:t>temperatures</w:t>
        </w:r>
        <w:r w:rsidR="0073718F">
          <w:rPr>
            <w:rFonts w:ascii="Times New Roman" w:hAnsi="Times New Roman" w:cs="Times New Roman"/>
            <w:sz w:val="24"/>
            <w:szCs w:val="24"/>
          </w:rPr>
          <w:t xml:space="preserve">. </w:t>
        </w:r>
      </w:ins>
    </w:p>
    <w:p w14:paraId="379D24E8" w14:textId="77777777" w:rsidR="00D910B8" w:rsidRDefault="00D910B8" w:rsidP="0073718F">
      <w:pPr>
        <w:jc w:val="left"/>
        <w:rPr>
          <w:ins w:id="17" w:author="作者"/>
          <w:rFonts w:ascii="Times New Roman" w:hAnsi="Times New Roman" w:cs="Times New Roman"/>
          <w:sz w:val="24"/>
          <w:szCs w:val="24"/>
        </w:rPr>
      </w:pPr>
    </w:p>
    <w:p w14:paraId="39EDD7E5" w14:textId="298EC3E8" w:rsidR="00A70E87" w:rsidRDefault="00A70E87" w:rsidP="0073718F">
      <w:pPr>
        <w:jc w:val="left"/>
        <w:rPr>
          <w:ins w:id="18" w:author="作者"/>
          <w:rFonts w:ascii="Times New Roman" w:hAnsi="Times New Roman" w:cs="Times New Roman" w:hint="eastAsia"/>
          <w:sz w:val="24"/>
          <w:szCs w:val="24"/>
        </w:rPr>
      </w:pPr>
      <w:ins w:id="19" w:author="作者">
        <w:r>
          <w:rPr>
            <w:rFonts w:ascii="Times New Roman" w:hAnsi="Times New Roman" w:cs="Times New Roman" w:hint="eastAsia"/>
            <w:sz w:val="24"/>
            <w:szCs w:val="24"/>
          </w:rPr>
          <w:t>2</w:t>
        </w:r>
        <w:r>
          <w:rPr>
            <w:rFonts w:ascii="Times New Roman" w:hAnsi="Times New Roman" w:cs="Times New Roman"/>
            <w:sz w:val="24"/>
            <w:szCs w:val="24"/>
          </w:rPr>
          <w:t xml:space="preserve">.1.1 </w:t>
        </w:r>
        <w:r w:rsidR="00FB7998">
          <w:rPr>
            <w:rFonts w:ascii="Times New Roman" w:hAnsi="Times New Roman" w:cs="Times New Roman"/>
            <w:sz w:val="24"/>
            <w:szCs w:val="24"/>
          </w:rPr>
          <w:t>Stationary Time Series</w:t>
        </w:r>
      </w:ins>
    </w:p>
    <w:p w14:paraId="01F1DDD2" w14:textId="375FE5C6" w:rsidR="00AD2E56" w:rsidRDefault="00E60C00" w:rsidP="00516102">
      <w:pPr>
        <w:jc w:val="left"/>
        <w:rPr>
          <w:ins w:id="20" w:author="作者"/>
          <w:rFonts w:ascii="Times New Roman" w:hAnsi="Times New Roman" w:cs="Times New Roman"/>
          <w:sz w:val="24"/>
          <w:szCs w:val="24"/>
        </w:rPr>
      </w:pPr>
      <w:ins w:id="21" w:author="作者">
        <w:del w:id="22" w:author="作者">
          <w:r w:rsidDel="003B4092">
            <w:rPr>
              <w:rFonts w:ascii="Times New Roman" w:hAnsi="Times New Roman" w:cs="Times New Roman"/>
              <w:sz w:val="24"/>
              <w:szCs w:val="24"/>
            </w:rPr>
            <w:delText xml:space="preserve">Before </w:delText>
          </w:r>
          <w:r w:rsidR="00503A5B" w:rsidDel="003B4092">
            <w:rPr>
              <w:rFonts w:ascii="Times New Roman" w:hAnsi="Times New Roman" w:cs="Times New Roman"/>
              <w:sz w:val="24"/>
              <w:szCs w:val="24"/>
            </w:rPr>
            <w:delText xml:space="preserve">applying </w:delText>
          </w:r>
        </w:del>
        <w:r w:rsidR="00D95C68">
          <w:rPr>
            <w:rFonts w:ascii="Times New Roman" w:hAnsi="Times New Roman" w:cs="Times New Roman"/>
            <w:sz w:val="24"/>
            <w:szCs w:val="24"/>
          </w:rPr>
          <w:t>F</w:t>
        </w:r>
        <w:del w:id="23" w:author="作者">
          <w:r w:rsidR="003B4092" w:rsidDel="00D95C68">
            <w:rPr>
              <w:rFonts w:ascii="Times New Roman" w:hAnsi="Times New Roman" w:cs="Times New Roman"/>
              <w:sz w:val="24"/>
              <w:szCs w:val="24"/>
            </w:rPr>
            <w:delText>f</w:delText>
          </w:r>
        </w:del>
        <w:r w:rsidR="003B4092">
          <w:rPr>
            <w:rFonts w:ascii="Times New Roman" w:hAnsi="Times New Roman" w:cs="Times New Roman"/>
            <w:sz w:val="24"/>
            <w:szCs w:val="24"/>
          </w:rPr>
          <w:t xml:space="preserve">irstly, </w:t>
        </w:r>
        <w:r w:rsidR="000E6DBC">
          <w:rPr>
            <w:rFonts w:ascii="Times New Roman" w:hAnsi="Times New Roman" w:cs="Times New Roman"/>
            <w:sz w:val="24"/>
            <w:szCs w:val="24"/>
          </w:rPr>
          <w:t>because only a stationary data</w:t>
        </w:r>
        <w:r w:rsidR="006500E6">
          <w:rPr>
            <w:rFonts w:ascii="Times New Roman" w:hAnsi="Times New Roman" w:cs="Times New Roman"/>
            <w:sz w:val="24"/>
            <w:szCs w:val="24"/>
          </w:rPr>
          <w:t xml:space="preserve"> can be used</w:t>
        </w:r>
        <w:r w:rsidR="00D904C2">
          <w:rPr>
            <w:rFonts w:ascii="Times New Roman" w:hAnsi="Times New Roman" w:cs="Times New Roman"/>
            <w:sz w:val="24"/>
            <w:szCs w:val="24"/>
          </w:rPr>
          <w:t xml:space="preserve"> with ARIMA model to forecast the future data,</w:t>
        </w:r>
        <w:r w:rsidR="003B4092">
          <w:rPr>
            <w:rFonts w:ascii="Times New Roman" w:hAnsi="Times New Roman" w:cs="Times New Roman"/>
            <w:sz w:val="24"/>
            <w:szCs w:val="24"/>
          </w:rPr>
          <w:t xml:space="preserve"> we need to confirm whether our </w:t>
        </w:r>
        <w:r w:rsidR="005551A4">
          <w:rPr>
            <w:rFonts w:ascii="Times New Roman" w:hAnsi="Times New Roman" w:cs="Times New Roman"/>
            <w:sz w:val="24"/>
            <w:szCs w:val="24"/>
          </w:rPr>
          <w:t xml:space="preserve">history data is a </w:t>
        </w:r>
        <w:del w:id="24" w:author="作者">
          <w:r w:rsidRPr="00E60C00" w:rsidDel="005551A4">
            <w:rPr>
              <w:rFonts w:ascii="Times New Roman" w:hAnsi="Times New Roman" w:cs="Times New Roman"/>
              <w:sz w:val="24"/>
              <w:szCs w:val="24"/>
            </w:rPr>
            <w:delText xml:space="preserve">A </w:delText>
          </w:r>
        </w:del>
        <w:r w:rsidRPr="00E60C00">
          <w:rPr>
            <w:rFonts w:ascii="Times New Roman" w:hAnsi="Times New Roman" w:cs="Times New Roman"/>
            <w:sz w:val="24"/>
            <w:szCs w:val="24"/>
          </w:rPr>
          <w:t>stationary time series</w:t>
        </w:r>
        <w:r w:rsidR="008B0B5E">
          <w:rPr>
            <w:rFonts w:ascii="Times New Roman" w:hAnsi="Times New Roman" w:cs="Times New Roman"/>
            <w:sz w:val="24"/>
            <w:szCs w:val="24"/>
          </w:rPr>
          <w:t xml:space="preserve">. A stationary time series is the </w:t>
        </w:r>
        <w:del w:id="25" w:author="作者">
          <w:r w:rsidRPr="00E60C00" w:rsidDel="008B0B5E">
            <w:rPr>
              <w:rFonts w:ascii="Times New Roman" w:hAnsi="Times New Roman" w:cs="Times New Roman"/>
              <w:sz w:val="24"/>
              <w:szCs w:val="24"/>
            </w:rPr>
            <w:delText xml:space="preserve"> is </w:delText>
          </w:r>
        </w:del>
        <w:r w:rsidRPr="00E60C00">
          <w:rPr>
            <w:rFonts w:ascii="Times New Roman" w:hAnsi="Times New Roman" w:cs="Times New Roman"/>
            <w:sz w:val="24"/>
            <w:szCs w:val="24"/>
          </w:rPr>
          <w:t>one whose properties do not depend on the time at which the series is observed</w:t>
        </w:r>
        <w:r w:rsidR="008B0B5E">
          <w:rPr>
            <w:rFonts w:ascii="Times New Roman" w:hAnsi="Times New Roman" w:cs="Times New Roman"/>
            <w:sz w:val="24"/>
            <w:szCs w:val="24"/>
          </w:rPr>
          <w:t xml:space="preserve">. </w:t>
        </w:r>
        <w:del w:id="26" w:author="作者">
          <w:r w:rsidRPr="00E60C00" w:rsidDel="008B0B5E">
            <w:rPr>
              <w:rFonts w:ascii="Times New Roman" w:hAnsi="Times New Roman" w:cs="Times New Roman"/>
              <w:sz w:val="24"/>
              <w:szCs w:val="24"/>
            </w:rPr>
            <w:delText xml:space="preserve">.14 </w:delText>
          </w:r>
        </w:del>
        <w:r w:rsidRPr="00E60C00">
          <w:rPr>
            <w:rFonts w:ascii="Times New Roman" w:hAnsi="Times New Roman" w:cs="Times New Roman"/>
            <w:sz w:val="24"/>
            <w:szCs w:val="24"/>
          </w:rPr>
          <w:t>Thus, time series with trends</w:t>
        </w:r>
        <w:r w:rsidR="008B0B5E">
          <w:rPr>
            <w:rFonts w:ascii="Times New Roman" w:hAnsi="Times New Roman" w:cs="Times New Roman"/>
            <w:sz w:val="24"/>
            <w:szCs w:val="24"/>
          </w:rPr>
          <w:t xml:space="preserve"> </w:t>
        </w:r>
        <w:del w:id="27" w:author="作者">
          <w:r w:rsidRPr="00E60C00" w:rsidDel="008B0B5E">
            <w:rPr>
              <w:rFonts w:ascii="Times New Roman" w:hAnsi="Times New Roman" w:cs="Times New Roman"/>
              <w:sz w:val="24"/>
              <w:szCs w:val="24"/>
            </w:rPr>
            <w:delText xml:space="preserve">, </w:delText>
          </w:r>
        </w:del>
        <w:r w:rsidRPr="00E60C00">
          <w:rPr>
            <w:rFonts w:ascii="Times New Roman" w:hAnsi="Times New Roman" w:cs="Times New Roman"/>
            <w:sz w:val="24"/>
            <w:szCs w:val="24"/>
          </w:rPr>
          <w:t xml:space="preserve">or </w:t>
        </w:r>
        <w:del w:id="28" w:author="作者">
          <w:r w:rsidRPr="00E60C00" w:rsidDel="008B0B5E">
            <w:rPr>
              <w:rFonts w:ascii="Times New Roman" w:hAnsi="Times New Roman" w:cs="Times New Roman"/>
              <w:sz w:val="24"/>
              <w:szCs w:val="24"/>
            </w:rPr>
            <w:delText xml:space="preserve">with </w:delText>
          </w:r>
        </w:del>
        <w:r w:rsidRPr="00E60C00">
          <w:rPr>
            <w:rFonts w:ascii="Times New Roman" w:hAnsi="Times New Roman" w:cs="Times New Roman"/>
            <w:sz w:val="24"/>
            <w:szCs w:val="24"/>
          </w:rPr>
          <w:t>seasonality, are not stationary</w:t>
        </w:r>
        <w:r w:rsidR="008B0B5E">
          <w:rPr>
            <w:rFonts w:ascii="Times New Roman" w:hAnsi="Times New Roman" w:cs="Times New Roman"/>
            <w:sz w:val="24"/>
            <w:szCs w:val="24"/>
          </w:rPr>
          <w:t xml:space="preserve"> because </w:t>
        </w:r>
        <w:del w:id="29" w:author="作者">
          <w:r w:rsidRPr="00E60C00" w:rsidDel="008B0B5E">
            <w:rPr>
              <w:rFonts w:ascii="Times New Roman" w:hAnsi="Times New Roman" w:cs="Times New Roman"/>
              <w:sz w:val="24"/>
              <w:szCs w:val="24"/>
            </w:rPr>
            <w:delText xml:space="preserve"> — </w:delText>
          </w:r>
        </w:del>
        <w:r w:rsidRPr="00E60C00">
          <w:rPr>
            <w:rFonts w:ascii="Times New Roman" w:hAnsi="Times New Roman" w:cs="Times New Roman"/>
            <w:sz w:val="24"/>
            <w:szCs w:val="24"/>
          </w:rPr>
          <w:t>the trend and seasonality will affect the value of the time series at different times</w:t>
        </w:r>
        <w:r w:rsidR="008B0B5E">
          <w:rPr>
            <w:rFonts w:ascii="Times New Roman" w:hAnsi="Times New Roman" w:cs="Times New Roman"/>
            <w:sz w:val="24"/>
            <w:szCs w:val="24"/>
          </w:rPr>
          <w:t>.</w:t>
        </w:r>
        <w:del w:id="30" w:author="作者">
          <w:r w:rsidR="00626D9B">
            <w:rPr>
              <w:rFonts w:ascii="Times New Roman" w:hAnsi="Times New Roman" w:cs="Times New Roman"/>
              <w:sz w:val="24"/>
              <w:szCs w:val="24"/>
            </w:rPr>
            <w:delText xml:space="preserve"> </w:delText>
          </w:r>
        </w:del>
      </w:ins>
    </w:p>
    <w:p w14:paraId="4385B896" w14:textId="77777777" w:rsidR="00AD2E56" w:rsidRDefault="00AD2E56" w:rsidP="00516102">
      <w:pPr>
        <w:jc w:val="left"/>
        <w:rPr>
          <w:ins w:id="31" w:author="作者"/>
          <w:rFonts w:ascii="Times New Roman" w:hAnsi="Times New Roman" w:cs="Times New Roman"/>
          <w:sz w:val="24"/>
          <w:szCs w:val="24"/>
        </w:rPr>
      </w:pPr>
    </w:p>
    <w:p w14:paraId="74BC98C9" w14:textId="4F1AC562" w:rsidR="00D910B8" w:rsidDel="00E0413D" w:rsidRDefault="001A6C87" w:rsidP="0073718F">
      <w:pPr>
        <w:jc w:val="left"/>
        <w:rPr>
          <w:del w:id="32" w:author="作者"/>
          <w:rFonts w:ascii="Times New Roman" w:hAnsi="Times New Roman" w:cs="Times New Roman"/>
          <w:sz w:val="24"/>
          <w:szCs w:val="24"/>
        </w:rPr>
      </w:pPr>
      <w:ins w:id="33" w:author="作者">
        <w:del w:id="34" w:author="作者">
          <w:r w:rsidDel="00E0413D">
            <w:rPr>
              <w:rFonts w:ascii="Times New Roman" w:hAnsi="Times New Roman" w:cs="Times New Roman"/>
              <w:sz w:val="24"/>
              <w:szCs w:val="24"/>
            </w:rPr>
            <w:delText xml:space="preserve">If </w:delText>
          </w:r>
          <w:r w:rsidR="00373DA9" w:rsidDel="00E0413D">
            <w:rPr>
              <w:rFonts w:ascii="Times New Roman" w:hAnsi="Times New Roman" w:cs="Times New Roman"/>
              <w:sz w:val="24"/>
              <w:szCs w:val="24"/>
            </w:rPr>
            <w:delText xml:space="preserve">a time series is not stationary, we need to </w:delText>
          </w:r>
          <w:r w:rsidRPr="001A6C87" w:rsidDel="00E0413D">
            <w:rPr>
              <w:rFonts w:ascii="Times New Roman" w:hAnsi="Times New Roman" w:cs="Times New Roman"/>
              <w:sz w:val="24"/>
              <w:szCs w:val="24"/>
            </w:rPr>
            <w:delText xml:space="preserve"> make the time series stationary.</w:delText>
          </w:r>
          <w:r w:rsidR="00AD2E56" w:rsidRPr="00AD2E56" w:rsidDel="00E0413D">
            <w:delText xml:space="preserve"> </w:delText>
          </w:r>
          <w:r w:rsidR="00AD2E56" w:rsidRPr="00AD2E56" w:rsidDel="00E0413D">
            <w:rPr>
              <w:rFonts w:ascii="Times New Roman" w:hAnsi="Times New Roman" w:cs="Times New Roman"/>
              <w:sz w:val="24"/>
              <w:szCs w:val="24"/>
            </w:rPr>
            <w:delText xml:space="preserve">compute the differences between consecutive observations. This is known as </w:delText>
          </w:r>
          <w:r w:rsidR="00AD2E56" w:rsidRPr="00E0413D" w:rsidDel="00E0413D">
            <w:rPr>
              <w:rFonts w:ascii="Times New Roman" w:hAnsi="Times New Roman" w:cs="Times New Roman"/>
              <w:b/>
              <w:bCs/>
              <w:sz w:val="24"/>
              <w:szCs w:val="24"/>
              <w:rPrChange w:id="35" w:author="作者">
                <w:rPr>
                  <w:rFonts w:ascii="Times New Roman" w:hAnsi="Times New Roman" w:cs="Times New Roman"/>
                  <w:sz w:val="24"/>
                  <w:szCs w:val="24"/>
                </w:rPr>
              </w:rPrChange>
            </w:rPr>
            <w:delText>differencing</w:delText>
          </w:r>
          <w:r w:rsidR="00AD2E56" w:rsidRPr="00AD2E56" w:rsidDel="00E0413D">
            <w:rPr>
              <w:rFonts w:ascii="Times New Roman" w:hAnsi="Times New Roman" w:cs="Times New Roman"/>
              <w:sz w:val="24"/>
              <w:szCs w:val="24"/>
            </w:rPr>
            <w:delText>.</w:delText>
          </w:r>
          <w:r w:rsidR="008B0B5E" w:rsidDel="00E0413D">
            <w:rPr>
              <w:rFonts w:ascii="Times New Roman" w:hAnsi="Times New Roman" w:cs="Times New Roman"/>
              <w:sz w:val="24"/>
              <w:szCs w:val="24"/>
            </w:rPr>
            <w:delText xml:space="preserve"> </w:delText>
          </w:r>
        </w:del>
      </w:ins>
    </w:p>
    <w:p w14:paraId="638D468C" w14:textId="217DC6A6" w:rsidR="002C3CF5" w:rsidDel="00E0413D" w:rsidRDefault="002C3CF5" w:rsidP="00516102">
      <w:pPr>
        <w:jc w:val="left"/>
        <w:rPr>
          <w:ins w:id="36" w:author="作者"/>
          <w:del w:id="37" w:author="作者"/>
          <w:rFonts w:ascii="Times New Roman" w:hAnsi="Times New Roman" w:cs="Times New Roman"/>
          <w:sz w:val="24"/>
          <w:szCs w:val="24"/>
        </w:rPr>
      </w:pPr>
    </w:p>
    <w:p w14:paraId="068E4BDB" w14:textId="4195CAC5" w:rsidR="002C3CF5" w:rsidRPr="00F65B20" w:rsidDel="00E0413D" w:rsidRDefault="002C3CF5" w:rsidP="0073718F">
      <w:pPr>
        <w:jc w:val="left"/>
        <w:rPr>
          <w:ins w:id="38" w:author="作者"/>
          <w:del w:id="39" w:author="作者"/>
          <w:rFonts w:ascii="Times New Roman" w:hAnsi="Times New Roman" w:cs="Times New Roman"/>
          <w:sz w:val="24"/>
          <w:szCs w:val="24"/>
        </w:rPr>
      </w:pPr>
    </w:p>
    <w:p w14:paraId="5638CB14" w14:textId="711D334A" w:rsidR="003E3100" w:rsidRDefault="005F2045" w:rsidP="00E0413D">
      <w:pPr>
        <w:jc w:val="left"/>
        <w:rPr>
          <w:ins w:id="40" w:author="作者"/>
          <w:rFonts w:ascii="Times New Roman" w:hAnsi="Times New Roman" w:cs="Times New Roman"/>
          <w:sz w:val="24"/>
          <w:szCs w:val="24"/>
        </w:rPr>
      </w:pPr>
      <w:ins w:id="41" w:author="作者">
        <w:r>
          <w:rPr>
            <w:rFonts w:ascii="Times New Roman" w:hAnsi="Times New Roman" w:cs="Times New Roman"/>
            <w:sz w:val="24"/>
            <w:szCs w:val="24"/>
          </w:rPr>
          <w:t>There are couple</w:t>
        </w:r>
        <w:r w:rsidR="00C73D0E">
          <w:rPr>
            <w:rFonts w:ascii="Times New Roman" w:hAnsi="Times New Roman" w:cs="Times New Roman"/>
            <w:sz w:val="24"/>
            <w:szCs w:val="24"/>
          </w:rPr>
          <w:t xml:space="preserve"> of methods to test whether a data series is stationary</w:t>
        </w:r>
        <w:r w:rsidR="002B2A07">
          <w:rPr>
            <w:rFonts w:ascii="Times New Roman" w:hAnsi="Times New Roman" w:cs="Times New Roman"/>
            <w:sz w:val="24"/>
            <w:szCs w:val="24"/>
          </w:rPr>
          <w:t xml:space="preserve">, for </w:t>
        </w:r>
        <w:del w:id="42" w:author="作者">
          <w:r w:rsidR="002B2A07" w:rsidDel="00192895">
            <w:rPr>
              <w:rFonts w:ascii="Times New Roman" w:hAnsi="Times New Roman" w:cs="Times New Roman"/>
              <w:sz w:val="24"/>
              <w:szCs w:val="24"/>
            </w:rPr>
            <w:delText>example</w:delText>
          </w:r>
        </w:del>
        <w:r w:rsidR="00192895">
          <w:rPr>
            <w:rFonts w:ascii="Times New Roman" w:hAnsi="Times New Roman" w:cs="Times New Roman"/>
            <w:sz w:val="24"/>
            <w:szCs w:val="24"/>
          </w:rPr>
          <w:t>instance</w:t>
        </w:r>
        <w:r w:rsidR="002B2A07">
          <w:rPr>
            <w:rFonts w:ascii="Times New Roman" w:hAnsi="Times New Roman" w:cs="Times New Roman"/>
            <w:sz w:val="24"/>
            <w:szCs w:val="24"/>
          </w:rPr>
          <w:t>, AD</w:t>
        </w:r>
        <w:r w:rsidR="00CB6D49">
          <w:rPr>
            <w:rFonts w:ascii="Times New Roman" w:hAnsi="Times New Roman" w:cs="Times New Roman"/>
            <w:sz w:val="24"/>
            <w:szCs w:val="24"/>
          </w:rPr>
          <w:t>F (</w:t>
        </w:r>
        <w:del w:id="43" w:author="作者">
          <w:r w:rsidR="002B2A07" w:rsidDel="00CB6D49">
            <w:rPr>
              <w:rFonts w:ascii="Times New Roman" w:hAnsi="Times New Roman" w:cs="Times New Roman"/>
              <w:sz w:val="24"/>
              <w:szCs w:val="24"/>
            </w:rPr>
            <w:delText>F</w:delText>
          </w:r>
        </w:del>
        <w:r w:rsidR="00CB6D49" w:rsidRPr="00CB6D49">
          <w:rPr>
            <w:rFonts w:ascii="Times New Roman" w:hAnsi="Times New Roman" w:cs="Times New Roman"/>
            <w:sz w:val="24"/>
            <w:szCs w:val="24"/>
          </w:rPr>
          <w:t>Augmented Dickey–Fuller</w:t>
        </w:r>
        <w:r w:rsidR="00CB6D49">
          <w:rPr>
            <w:rFonts w:ascii="Times New Roman" w:hAnsi="Times New Roman" w:cs="Times New Roman"/>
            <w:sz w:val="24"/>
            <w:szCs w:val="24"/>
          </w:rPr>
          <w:t>)</w:t>
        </w:r>
        <w:r w:rsidR="00CB6D49" w:rsidRPr="00CB6D49">
          <w:rPr>
            <w:rFonts w:ascii="Times New Roman" w:hAnsi="Times New Roman" w:cs="Times New Roman"/>
            <w:sz w:val="24"/>
            <w:szCs w:val="24"/>
          </w:rPr>
          <w:t xml:space="preserve"> </w:t>
        </w:r>
        <w:del w:id="44" w:author="作者">
          <w:r w:rsidR="002B2A07" w:rsidDel="00CB6D49">
            <w:rPr>
              <w:rFonts w:ascii="Times New Roman" w:hAnsi="Times New Roman" w:cs="Times New Roman"/>
              <w:sz w:val="24"/>
              <w:szCs w:val="24"/>
            </w:rPr>
            <w:delText xml:space="preserve"> </w:delText>
          </w:r>
        </w:del>
        <w:r w:rsidR="002B2A07">
          <w:rPr>
            <w:rFonts w:ascii="Times New Roman" w:hAnsi="Times New Roman" w:cs="Times New Roman"/>
            <w:sz w:val="24"/>
            <w:szCs w:val="24"/>
          </w:rPr>
          <w:t>testing</w:t>
        </w:r>
        <w:del w:id="45" w:author="作者">
          <w:r w:rsidR="00777284" w:rsidDel="008A19A3">
            <w:rPr>
              <w:rStyle w:val="FootnoteReference"/>
              <w:rFonts w:ascii="Times New Roman" w:hAnsi="Times New Roman" w:cs="Times New Roman"/>
              <w:sz w:val="24"/>
              <w:szCs w:val="24"/>
            </w:rPr>
            <w:footnoteReference w:id="2"/>
          </w:r>
        </w:del>
        <w:r w:rsidR="002B2A07">
          <w:rPr>
            <w:rFonts w:ascii="Times New Roman" w:hAnsi="Times New Roman" w:cs="Times New Roman"/>
            <w:sz w:val="24"/>
            <w:szCs w:val="24"/>
          </w:rPr>
          <w:t xml:space="preserve"> or </w:t>
        </w:r>
        <w:r w:rsidR="002B2A07" w:rsidRPr="002B2A07">
          <w:rPr>
            <w:rFonts w:ascii="Times New Roman" w:hAnsi="Times New Roman" w:cs="Times New Roman"/>
            <w:sz w:val="24"/>
            <w:szCs w:val="24"/>
          </w:rPr>
          <w:t>ACF</w:t>
        </w:r>
        <w:r w:rsidR="002C4E43">
          <w:rPr>
            <w:rFonts w:ascii="Times New Roman" w:hAnsi="Times New Roman" w:cs="Times New Roman"/>
            <w:sz w:val="24"/>
            <w:szCs w:val="24"/>
          </w:rPr>
          <w:t xml:space="preserve"> </w:t>
        </w:r>
        <w:r w:rsidR="00A260C4">
          <w:rPr>
            <w:rFonts w:ascii="Times New Roman" w:hAnsi="Times New Roman" w:cs="Times New Roman"/>
            <w:sz w:val="24"/>
            <w:szCs w:val="24"/>
          </w:rPr>
          <w:t>(A</w:t>
        </w:r>
        <w:r w:rsidR="00A260C4" w:rsidRPr="00A260C4">
          <w:rPr>
            <w:rFonts w:ascii="Times New Roman" w:hAnsi="Times New Roman" w:cs="Times New Roman"/>
            <w:sz w:val="24"/>
            <w:szCs w:val="24"/>
          </w:rPr>
          <w:t>uto</w:t>
        </w:r>
        <w:r w:rsidR="00A260C4">
          <w:rPr>
            <w:rFonts w:ascii="Times New Roman" w:hAnsi="Times New Roman" w:cs="Times New Roman"/>
            <w:sz w:val="24"/>
            <w:szCs w:val="24"/>
          </w:rPr>
          <w:t>C</w:t>
        </w:r>
        <w:r w:rsidR="00A260C4" w:rsidRPr="00A260C4">
          <w:rPr>
            <w:rFonts w:ascii="Times New Roman" w:hAnsi="Times New Roman" w:cs="Times New Roman"/>
            <w:sz w:val="24"/>
            <w:szCs w:val="24"/>
          </w:rPr>
          <w:t xml:space="preserve">orrelation </w:t>
        </w:r>
        <w:r w:rsidR="00A260C4">
          <w:rPr>
            <w:rFonts w:ascii="Times New Roman" w:hAnsi="Times New Roman" w:cs="Times New Roman"/>
            <w:sz w:val="24"/>
            <w:szCs w:val="24"/>
          </w:rPr>
          <w:t>F</w:t>
        </w:r>
        <w:r w:rsidR="00A260C4" w:rsidRPr="00A260C4">
          <w:rPr>
            <w:rFonts w:ascii="Times New Roman" w:hAnsi="Times New Roman" w:cs="Times New Roman"/>
            <w:sz w:val="24"/>
            <w:szCs w:val="24"/>
          </w:rPr>
          <w:t>unction</w:t>
        </w:r>
        <w:r w:rsidR="00A260C4">
          <w:rPr>
            <w:rFonts w:ascii="Times New Roman" w:hAnsi="Times New Roman" w:cs="Times New Roman"/>
            <w:sz w:val="24"/>
            <w:szCs w:val="24"/>
          </w:rPr>
          <w:t>)</w:t>
        </w:r>
        <w:r w:rsidR="002B2A07" w:rsidRPr="002B2A07">
          <w:rPr>
            <w:rFonts w:ascii="Times New Roman" w:hAnsi="Times New Roman" w:cs="Times New Roman"/>
            <w:sz w:val="24"/>
            <w:szCs w:val="24"/>
          </w:rPr>
          <w:t xml:space="preserve"> plo</w:t>
        </w:r>
        <w:r w:rsidR="002B2A07">
          <w:rPr>
            <w:rFonts w:ascii="Times New Roman" w:hAnsi="Times New Roman" w:cs="Times New Roman"/>
            <w:sz w:val="24"/>
            <w:szCs w:val="24"/>
          </w:rPr>
          <w:t>t</w:t>
        </w:r>
        <w:r w:rsidR="002B2A07" w:rsidRPr="002B2A07">
          <w:rPr>
            <w:rFonts w:ascii="Times New Roman" w:hAnsi="Times New Roman" w:cs="Times New Roman"/>
            <w:sz w:val="24"/>
            <w:szCs w:val="24"/>
          </w:rPr>
          <w:t>t</w:t>
        </w:r>
        <w:r w:rsidR="002B2A07">
          <w:rPr>
            <w:rFonts w:ascii="Times New Roman" w:hAnsi="Times New Roman" w:cs="Times New Roman"/>
            <w:sz w:val="24"/>
            <w:szCs w:val="24"/>
          </w:rPr>
          <w:t>ing</w:t>
        </w:r>
        <w:del w:id="50" w:author="作者">
          <w:r w:rsidR="00195862" w:rsidDel="000A718F">
            <w:rPr>
              <w:rStyle w:val="FootnoteReference"/>
              <w:rFonts w:ascii="Times New Roman" w:hAnsi="Times New Roman" w:cs="Times New Roman"/>
              <w:sz w:val="24"/>
              <w:szCs w:val="24"/>
            </w:rPr>
            <w:footnoteReference w:id="3"/>
          </w:r>
        </w:del>
        <w:r w:rsidR="00C73D0E">
          <w:rPr>
            <w:rFonts w:ascii="Times New Roman" w:hAnsi="Times New Roman" w:cs="Times New Roman"/>
            <w:sz w:val="24"/>
            <w:szCs w:val="24"/>
          </w:rPr>
          <w:t xml:space="preserve">. </w:t>
        </w:r>
      </w:ins>
    </w:p>
    <w:p w14:paraId="6261D43E" w14:textId="77777777" w:rsidR="003E3100" w:rsidRDefault="003E3100" w:rsidP="00E0413D">
      <w:pPr>
        <w:jc w:val="left"/>
        <w:rPr>
          <w:ins w:id="55" w:author="作者"/>
          <w:rFonts w:ascii="Times New Roman" w:hAnsi="Times New Roman" w:cs="Times New Roman"/>
          <w:sz w:val="24"/>
          <w:szCs w:val="24"/>
        </w:rPr>
      </w:pPr>
    </w:p>
    <w:p w14:paraId="244497A5" w14:textId="7A71FDD2" w:rsidR="00E0413D" w:rsidRDefault="002C4E43" w:rsidP="00E0413D">
      <w:pPr>
        <w:jc w:val="left"/>
        <w:rPr>
          <w:ins w:id="56" w:author="作者"/>
          <w:rFonts w:ascii="Times New Roman" w:hAnsi="Times New Roman" w:cs="Times New Roman"/>
          <w:sz w:val="24"/>
          <w:szCs w:val="24"/>
        </w:rPr>
      </w:pPr>
      <w:ins w:id="57" w:author="作者">
        <w:r>
          <w:rPr>
            <w:rFonts w:ascii="Times New Roman" w:hAnsi="Times New Roman" w:cs="Times New Roman"/>
            <w:sz w:val="24"/>
            <w:szCs w:val="24"/>
          </w:rPr>
          <w:t xml:space="preserve">However, </w:t>
        </w:r>
        <w:del w:id="58" w:author="作者">
          <w:r w:rsidR="00C73D0E" w:rsidDel="002D438B">
            <w:rPr>
              <w:rFonts w:ascii="Times New Roman" w:hAnsi="Times New Roman" w:cs="Times New Roman"/>
              <w:sz w:val="24"/>
              <w:szCs w:val="24"/>
            </w:rPr>
            <w:delText xml:space="preserve">For example, </w:delText>
          </w:r>
          <w:r w:rsidR="00B05029" w:rsidDel="002D438B">
            <w:rPr>
              <w:rFonts w:ascii="Times New Roman" w:hAnsi="Times New Roman" w:cs="Times New Roman"/>
              <w:sz w:val="24"/>
              <w:szCs w:val="24"/>
            </w:rPr>
            <w:delText>ADF test</w:delText>
          </w:r>
        </w:del>
        <w:r w:rsidR="002D438B">
          <w:rPr>
            <w:rFonts w:ascii="Times New Roman" w:hAnsi="Times New Roman" w:cs="Times New Roman"/>
            <w:sz w:val="24"/>
            <w:szCs w:val="24"/>
          </w:rPr>
          <w:t xml:space="preserve">the easiest way to is just to </w:t>
        </w:r>
        <w:r w:rsidR="00137FC6">
          <w:rPr>
            <w:rFonts w:ascii="Times New Roman" w:hAnsi="Times New Roman" w:cs="Times New Roman"/>
            <w:sz w:val="24"/>
            <w:szCs w:val="24"/>
          </w:rPr>
          <w:t xml:space="preserve">plot the </w:t>
        </w:r>
        <w:del w:id="59" w:author="作者">
          <w:r w:rsidR="00137FC6" w:rsidDel="00626D9B">
            <w:rPr>
              <w:rFonts w:ascii="Times New Roman" w:hAnsi="Times New Roman" w:cs="Times New Roman"/>
              <w:sz w:val="24"/>
              <w:szCs w:val="24"/>
            </w:rPr>
            <w:delText>data, and</w:delText>
          </w:r>
        </w:del>
        <w:r w:rsidR="00626D9B">
          <w:rPr>
            <w:rFonts w:ascii="Times New Roman" w:hAnsi="Times New Roman" w:cs="Times New Roman"/>
            <w:sz w:val="24"/>
            <w:szCs w:val="24"/>
          </w:rPr>
          <w:t>data and</w:t>
        </w:r>
        <w:r w:rsidR="00137FC6">
          <w:rPr>
            <w:rFonts w:ascii="Times New Roman" w:hAnsi="Times New Roman" w:cs="Times New Roman"/>
            <w:sz w:val="24"/>
            <w:szCs w:val="24"/>
          </w:rPr>
          <w:t xml:space="preserve"> </w:t>
        </w:r>
        <w:del w:id="60" w:author="作者">
          <w:r w:rsidR="00137FC6">
            <w:rPr>
              <w:rFonts w:ascii="Times New Roman" w:hAnsi="Times New Roman" w:cs="Times New Roman"/>
              <w:sz w:val="24"/>
              <w:szCs w:val="24"/>
            </w:rPr>
            <w:delText>see</w:delText>
          </w:r>
        </w:del>
        <w:r w:rsidR="008604DF">
          <w:rPr>
            <w:rFonts w:ascii="Times New Roman" w:hAnsi="Times New Roman" w:cs="Times New Roman"/>
            <w:sz w:val="24"/>
            <w:szCs w:val="24"/>
          </w:rPr>
          <w:t>visualize</w:t>
        </w:r>
        <w:r w:rsidR="00137FC6">
          <w:rPr>
            <w:rFonts w:ascii="Times New Roman" w:hAnsi="Times New Roman" w:cs="Times New Roman"/>
            <w:sz w:val="24"/>
            <w:szCs w:val="24"/>
          </w:rPr>
          <w:t xml:space="preserve"> the trend</w:t>
        </w:r>
        <w:r w:rsidR="00221D6F">
          <w:rPr>
            <w:rFonts w:ascii="Times New Roman" w:hAnsi="Times New Roman" w:cs="Times New Roman"/>
            <w:sz w:val="24"/>
            <w:szCs w:val="24"/>
          </w:rPr>
          <w:t xml:space="preserve"> </w:t>
        </w:r>
        <w:del w:id="61" w:author="作者">
          <w:r w:rsidR="00221D6F">
            <w:rPr>
              <w:rFonts w:ascii="Times New Roman" w:hAnsi="Times New Roman" w:cs="Times New Roman"/>
              <w:sz w:val="24"/>
              <w:szCs w:val="24"/>
            </w:rPr>
            <w:delText>with</w:delText>
          </w:r>
        </w:del>
        <w:r w:rsidR="00D74A83">
          <w:rPr>
            <w:rFonts w:ascii="Times New Roman" w:hAnsi="Times New Roman" w:cs="Times New Roman"/>
            <w:sz w:val="24"/>
            <w:szCs w:val="24"/>
          </w:rPr>
          <w:t>judged by</w:t>
        </w:r>
        <w:r w:rsidR="00221D6F">
          <w:rPr>
            <w:rFonts w:ascii="Times New Roman" w:hAnsi="Times New Roman" w:cs="Times New Roman"/>
            <w:sz w:val="24"/>
            <w:szCs w:val="24"/>
          </w:rPr>
          <w:t xml:space="preserve"> </w:t>
        </w:r>
        <w:del w:id="62" w:author="作者">
          <w:r w:rsidR="00221D6F" w:rsidDel="00B91DA8">
            <w:rPr>
              <w:rFonts w:ascii="Times New Roman" w:hAnsi="Times New Roman" w:cs="Times New Roman"/>
              <w:sz w:val="24"/>
              <w:szCs w:val="24"/>
            </w:rPr>
            <w:delText>our</w:delText>
          </w:r>
          <w:r w:rsidR="00923A11" w:rsidDel="00B91DA8">
            <w:rPr>
              <w:rFonts w:ascii="Times New Roman" w:hAnsi="Times New Roman" w:cs="Times New Roman"/>
              <w:sz w:val="24"/>
              <w:szCs w:val="24"/>
            </w:rPr>
            <w:delText xml:space="preserve"> own</w:delText>
          </w:r>
          <w:r w:rsidR="00221D6F" w:rsidDel="00B91DA8">
            <w:rPr>
              <w:rFonts w:ascii="Times New Roman" w:hAnsi="Times New Roman" w:cs="Times New Roman"/>
              <w:sz w:val="24"/>
              <w:szCs w:val="24"/>
            </w:rPr>
            <w:delText xml:space="preserve"> </w:delText>
          </w:r>
        </w:del>
        <w:r w:rsidR="00221D6F">
          <w:rPr>
            <w:rFonts w:ascii="Times New Roman" w:hAnsi="Times New Roman" w:cs="Times New Roman"/>
            <w:sz w:val="24"/>
            <w:szCs w:val="24"/>
          </w:rPr>
          <w:t>eyes</w:t>
        </w:r>
        <w:r w:rsidR="00137FC6">
          <w:rPr>
            <w:rFonts w:ascii="Times New Roman" w:hAnsi="Times New Roman" w:cs="Times New Roman"/>
            <w:sz w:val="24"/>
            <w:szCs w:val="24"/>
          </w:rPr>
          <w:t>.</w:t>
        </w:r>
        <w:r w:rsidR="00D9751F">
          <w:rPr>
            <w:rFonts w:ascii="Times New Roman" w:hAnsi="Times New Roman" w:cs="Times New Roman"/>
            <w:sz w:val="24"/>
            <w:szCs w:val="24"/>
          </w:rPr>
          <w:t xml:space="preserve"> </w:t>
        </w:r>
        <w:r w:rsidR="00D31188">
          <w:rPr>
            <w:rFonts w:ascii="Times New Roman" w:hAnsi="Times New Roman" w:cs="Times New Roman"/>
            <w:sz w:val="24"/>
            <w:szCs w:val="24"/>
          </w:rPr>
          <w:t>If it is not</w:t>
        </w:r>
        <w:r w:rsidR="00D74A83">
          <w:rPr>
            <w:rFonts w:ascii="Times New Roman" w:hAnsi="Times New Roman" w:cs="Times New Roman"/>
            <w:sz w:val="24"/>
            <w:szCs w:val="24"/>
          </w:rPr>
          <w:t xml:space="preserve"> stationary</w:t>
        </w:r>
        <w:r w:rsidR="00D31188">
          <w:rPr>
            <w:rFonts w:ascii="Times New Roman" w:hAnsi="Times New Roman" w:cs="Times New Roman"/>
            <w:sz w:val="24"/>
            <w:szCs w:val="24"/>
          </w:rPr>
          <w:t xml:space="preserve">, we </w:t>
        </w:r>
        <w:r w:rsidR="00E0413D">
          <w:rPr>
            <w:rFonts w:ascii="Times New Roman" w:hAnsi="Times New Roman" w:cs="Times New Roman"/>
            <w:sz w:val="24"/>
            <w:szCs w:val="24"/>
          </w:rPr>
          <w:t xml:space="preserve">need to </w:t>
        </w:r>
        <w:r w:rsidR="00E0413D" w:rsidRPr="001A6C87">
          <w:rPr>
            <w:rFonts w:ascii="Times New Roman" w:hAnsi="Times New Roman" w:cs="Times New Roman"/>
            <w:sz w:val="24"/>
            <w:szCs w:val="24"/>
          </w:rPr>
          <w:t>make the time series stationary</w:t>
        </w:r>
        <w:r w:rsidR="00E0413D">
          <w:t xml:space="preserve"> - </w:t>
        </w:r>
        <w:r w:rsidR="00E0413D" w:rsidRPr="00AD2E56">
          <w:rPr>
            <w:rFonts w:ascii="Times New Roman" w:hAnsi="Times New Roman" w:cs="Times New Roman"/>
            <w:sz w:val="24"/>
            <w:szCs w:val="24"/>
          </w:rPr>
          <w:t xml:space="preserve">compute the differences between consecutive observations. This is known as </w:t>
        </w:r>
        <w:r w:rsidR="00E0413D" w:rsidRPr="00AD1A79">
          <w:rPr>
            <w:rFonts w:ascii="Times New Roman" w:hAnsi="Times New Roman" w:cs="Times New Roman"/>
            <w:b/>
            <w:bCs/>
            <w:sz w:val="24"/>
            <w:szCs w:val="24"/>
          </w:rPr>
          <w:t>differencing</w:t>
        </w:r>
        <w:r w:rsidR="00E0413D" w:rsidRPr="00AD2E56">
          <w:rPr>
            <w:rFonts w:ascii="Times New Roman" w:hAnsi="Times New Roman" w:cs="Times New Roman"/>
            <w:sz w:val="24"/>
            <w:szCs w:val="24"/>
          </w:rPr>
          <w:t>.</w:t>
        </w:r>
        <w:r w:rsidR="00A26FD2" w:rsidRPr="00A26FD2">
          <w:t xml:space="preserve"> </w:t>
        </w:r>
        <w:r w:rsidR="00A26FD2">
          <w:rPr>
            <w:rFonts w:ascii="Times New Roman" w:hAnsi="Times New Roman" w:cs="Times New Roman"/>
            <w:sz w:val="24"/>
            <w:szCs w:val="24"/>
          </w:rPr>
          <w:t>Because d</w:t>
        </w:r>
        <w:r w:rsidR="00A26FD2" w:rsidRPr="00A26FD2">
          <w:rPr>
            <w:rFonts w:ascii="Times New Roman" w:hAnsi="Times New Roman" w:cs="Times New Roman"/>
            <w:sz w:val="24"/>
            <w:szCs w:val="24"/>
          </w:rPr>
          <w:t>ifferencing can help stabilize the mean of a time series by removing changes in the level of a time series, and therefore eliminating trend and seasonality.</w:t>
        </w:r>
      </w:ins>
    </w:p>
    <w:p w14:paraId="118DDDE9" w14:textId="77777777" w:rsidR="00E0413D" w:rsidRDefault="00E0413D" w:rsidP="00E0413D">
      <w:pPr>
        <w:jc w:val="left"/>
        <w:rPr>
          <w:ins w:id="63" w:author="作者"/>
          <w:rFonts w:ascii="Times New Roman" w:hAnsi="Times New Roman" w:cs="Times New Roman"/>
          <w:sz w:val="24"/>
          <w:szCs w:val="24"/>
        </w:rPr>
      </w:pPr>
    </w:p>
    <w:p w14:paraId="6FDC9D85" w14:textId="458FACEE" w:rsidR="001A46E8" w:rsidRDefault="000F3E52" w:rsidP="000772E9">
      <w:pPr>
        <w:jc w:val="left"/>
        <w:rPr>
          <w:ins w:id="64" w:author="作者"/>
          <w:rFonts w:ascii="Times New Roman" w:hAnsi="Times New Roman" w:cs="Times New Roman"/>
          <w:sz w:val="24"/>
          <w:szCs w:val="24"/>
        </w:rPr>
      </w:pPr>
      <w:ins w:id="65" w:author="作者">
        <w:r>
          <w:rPr>
            <w:rFonts w:ascii="Times New Roman" w:hAnsi="Times New Roman" w:cs="Times New Roman"/>
            <w:sz w:val="24"/>
            <w:szCs w:val="24"/>
          </w:rPr>
          <w:t>In our</w:t>
        </w:r>
        <w:r w:rsidR="004223E2">
          <w:rPr>
            <w:rFonts w:ascii="Times New Roman" w:hAnsi="Times New Roman" w:cs="Times New Roman"/>
            <w:sz w:val="24"/>
            <w:szCs w:val="24"/>
          </w:rPr>
          <w:t xml:space="preserve"> initial </w:t>
        </w:r>
        <w:del w:id="66" w:author="作者">
          <w:r>
            <w:rPr>
              <w:rFonts w:ascii="Times New Roman" w:hAnsi="Times New Roman" w:cs="Times New Roman"/>
              <w:sz w:val="24"/>
              <w:szCs w:val="24"/>
            </w:rPr>
            <w:delText xml:space="preserve"> </w:delText>
          </w:r>
        </w:del>
        <w:r>
          <w:rPr>
            <w:rFonts w:ascii="Times New Roman" w:hAnsi="Times New Roman" w:cs="Times New Roman"/>
            <w:sz w:val="24"/>
            <w:szCs w:val="24"/>
          </w:rPr>
          <w:t xml:space="preserve">test, we observed that the ppm/year (history </w:t>
        </w:r>
        <w:r w:rsidRPr="003B1A43">
          <w:rPr>
            <w:rFonts w:ascii="Times New Roman" w:hAnsi="Times New Roman" w:cs="Times New Roman"/>
            <w:sz w:val="24"/>
            <w:szCs w:val="24"/>
          </w:rPr>
          <w:t>CO2 level</w:t>
        </w:r>
        <w:r>
          <w:rPr>
            <w:rFonts w:ascii="Times New Roman" w:hAnsi="Times New Roman" w:cs="Times New Roman"/>
            <w:sz w:val="24"/>
            <w:szCs w:val="24"/>
          </w:rPr>
          <w:t xml:space="preserve">) is not </w:t>
        </w:r>
        <w:r w:rsidR="002D30F0">
          <w:rPr>
            <w:rFonts w:ascii="Times New Roman" w:hAnsi="Times New Roman" w:cs="Times New Roman"/>
            <w:sz w:val="24"/>
            <w:szCs w:val="24"/>
          </w:rPr>
          <w:t xml:space="preserve">stationary, and </w:t>
        </w:r>
        <w:del w:id="67" w:author="作者">
          <w:r w:rsidR="002D30F0" w:rsidDel="00F9688D">
            <w:rPr>
              <w:rFonts w:ascii="Times New Roman" w:hAnsi="Times New Roman" w:cs="Times New Roman"/>
              <w:sz w:val="24"/>
              <w:szCs w:val="24"/>
            </w:rPr>
            <w:delText>its</w:delText>
          </w:r>
        </w:del>
        <w:r w:rsidR="00F9688D">
          <w:rPr>
            <w:rFonts w:ascii="Times New Roman" w:hAnsi="Times New Roman" w:cs="Times New Roman"/>
            <w:sz w:val="24"/>
            <w:szCs w:val="24"/>
          </w:rPr>
          <w:t>even its</w:t>
        </w:r>
        <w:r w:rsidR="002D30F0">
          <w:rPr>
            <w:rFonts w:ascii="Times New Roman" w:hAnsi="Times New Roman" w:cs="Times New Roman"/>
            <w:sz w:val="24"/>
            <w:szCs w:val="24"/>
          </w:rPr>
          <w:t xml:space="preserve"> </w:t>
        </w:r>
        <w:del w:id="68" w:author="作者">
          <w:r w:rsidR="00C8488E" w:rsidRPr="00C8488E" w:rsidDel="00F9688D">
            <w:rPr>
              <w:rFonts w:ascii="Times New Roman" w:hAnsi="Times New Roman" w:cs="Times New Roman"/>
              <w:sz w:val="24"/>
              <w:szCs w:val="24"/>
            </w:rPr>
            <w:delText>Sometimes it may be necessary to difference the data a second time to obtain a stationary time series, which is referred to as second</w:delText>
          </w:r>
        </w:del>
        <w:r w:rsidR="00F9688D">
          <w:rPr>
            <w:rFonts w:ascii="Times New Roman" w:hAnsi="Times New Roman" w:cs="Times New Roman"/>
            <w:sz w:val="24"/>
            <w:szCs w:val="24"/>
          </w:rPr>
          <w:t>n</w:t>
        </w:r>
        <w:r w:rsidR="00C8488E" w:rsidRPr="00C8488E">
          <w:rPr>
            <w:rFonts w:ascii="Times New Roman" w:hAnsi="Times New Roman" w:cs="Times New Roman"/>
            <w:sz w:val="24"/>
            <w:szCs w:val="24"/>
          </w:rPr>
          <w:t>-order</w:t>
        </w:r>
        <w:r w:rsidR="00F9688D">
          <w:rPr>
            <w:rFonts w:ascii="Times New Roman" w:hAnsi="Times New Roman" w:cs="Times New Roman"/>
            <w:sz w:val="24"/>
            <w:szCs w:val="24"/>
          </w:rPr>
          <w:t xml:space="preserve"> (n</w:t>
        </w:r>
        <w:r w:rsidR="00C438B6">
          <w:rPr>
            <w:rFonts w:ascii="Times New Roman" w:hAnsi="Times New Roman" w:cs="Times New Roman"/>
            <w:sz w:val="24"/>
            <w:szCs w:val="24"/>
          </w:rPr>
          <w:t xml:space="preserve">=1,2,3…) </w:t>
        </w:r>
        <w:r w:rsidR="00C438B6" w:rsidRPr="00C438B6">
          <w:rPr>
            <w:rFonts w:ascii="Times New Roman" w:hAnsi="Times New Roman" w:cs="Times New Roman"/>
            <w:sz w:val="24"/>
            <w:szCs w:val="24"/>
          </w:rPr>
          <w:t>differenced</w:t>
        </w:r>
        <w:r w:rsidR="00C438B6">
          <w:rPr>
            <w:rFonts w:ascii="Times New Roman" w:hAnsi="Times New Roman" w:cs="Times New Roman"/>
            <w:sz w:val="24"/>
            <w:szCs w:val="24"/>
          </w:rPr>
          <w:t xml:space="preserve"> data is not stationary either.</w:t>
        </w:r>
        <w:r w:rsidR="00875D2B">
          <w:rPr>
            <w:rFonts w:ascii="Times New Roman" w:hAnsi="Times New Roman" w:cs="Times New Roman"/>
            <w:sz w:val="24"/>
            <w:szCs w:val="24"/>
          </w:rPr>
          <w:t xml:space="preserve"> </w:t>
        </w:r>
        <w:del w:id="69" w:author="作者">
          <w:r w:rsidR="00875D2B" w:rsidDel="003E3100">
            <w:rPr>
              <w:rFonts w:ascii="Times New Roman" w:hAnsi="Times New Roman" w:cs="Times New Roman" w:hint="eastAsia"/>
              <w:sz w:val="24"/>
              <w:szCs w:val="24"/>
            </w:rPr>
            <w:delText>Howeve</w:delText>
          </w:r>
          <w:r w:rsidR="003E3100" w:rsidDel="00A12DBF">
            <w:rPr>
              <w:rFonts w:ascii="Times New Roman" w:hAnsi="Times New Roman" w:cs="Times New Roman"/>
              <w:sz w:val="24"/>
              <w:szCs w:val="24"/>
            </w:rPr>
            <w:delText>But</w:delText>
          </w:r>
          <w:r w:rsidR="00A12DBF" w:rsidDel="000A718F">
            <w:rPr>
              <w:rFonts w:ascii="Times New Roman" w:hAnsi="Times New Roman" w:cs="Times New Roman"/>
              <w:sz w:val="24"/>
              <w:szCs w:val="24"/>
            </w:rPr>
            <w:delText>However</w:delText>
          </w:r>
        </w:del>
        <w:r w:rsidR="000A718F">
          <w:rPr>
            <w:rFonts w:ascii="Times New Roman" w:hAnsi="Times New Roman" w:cs="Times New Roman"/>
            <w:sz w:val="24"/>
            <w:szCs w:val="24"/>
          </w:rPr>
          <w:t>However</w:t>
        </w:r>
        <w:del w:id="70" w:author="作者">
          <w:r w:rsidR="00875D2B" w:rsidDel="003E3100">
            <w:rPr>
              <w:rFonts w:ascii="Times New Roman" w:hAnsi="Times New Roman" w:cs="Times New Roman"/>
              <w:sz w:val="24"/>
              <w:szCs w:val="24"/>
            </w:rPr>
            <w:delText>r</w:delText>
          </w:r>
        </w:del>
        <w:r w:rsidR="00875D2B">
          <w:rPr>
            <w:rFonts w:ascii="Times New Roman" w:hAnsi="Times New Roman" w:cs="Times New Roman"/>
            <w:sz w:val="24"/>
            <w:szCs w:val="24"/>
          </w:rPr>
          <w:t xml:space="preserve">, we observed that </w:t>
        </w:r>
        <w:r w:rsidR="00A16905">
          <w:rPr>
            <w:rFonts w:ascii="Times New Roman" w:hAnsi="Times New Roman" w:cs="Times New Roman"/>
            <w:sz w:val="24"/>
            <w:szCs w:val="24"/>
          </w:rPr>
          <w:t xml:space="preserve">although </w:t>
        </w:r>
        <w:r w:rsidR="00875D2B">
          <w:rPr>
            <w:rFonts w:ascii="Times New Roman" w:hAnsi="Times New Roman" w:cs="Times New Roman"/>
            <w:sz w:val="24"/>
            <w:szCs w:val="24"/>
          </w:rPr>
          <w:t>the</w:t>
        </w:r>
        <w:r w:rsidR="00A84ABD">
          <w:rPr>
            <w:rFonts w:ascii="Times New Roman" w:hAnsi="Times New Roman" w:cs="Times New Roman"/>
            <w:sz w:val="24"/>
            <w:szCs w:val="24"/>
          </w:rPr>
          <w:t xml:space="preserve"> </w:t>
        </w:r>
        <w:r w:rsidR="00AB0621">
          <w:rPr>
            <w:rFonts w:ascii="Times New Roman" w:hAnsi="Times New Roman" w:cs="Times New Roman"/>
            <w:sz w:val="24"/>
            <w:szCs w:val="24"/>
          </w:rPr>
          <w:t>raw</w:t>
        </w:r>
        <w:r w:rsidR="00263275">
          <w:rPr>
            <w:rFonts w:ascii="Times New Roman" w:hAnsi="Times New Roman" w:cs="Times New Roman"/>
            <w:sz w:val="24"/>
            <w:szCs w:val="24"/>
          </w:rPr>
          <w:t xml:space="preserve"> temperature</w:t>
        </w:r>
        <w:r w:rsidR="00AB0621">
          <w:rPr>
            <w:rFonts w:ascii="Times New Roman" w:hAnsi="Times New Roman" w:cs="Times New Roman"/>
            <w:sz w:val="24"/>
            <w:szCs w:val="24"/>
          </w:rPr>
          <w:t xml:space="preserve"> (degree/year) data is not a stationary time series</w:t>
        </w:r>
        <w:del w:id="71" w:author="作者">
          <w:r w:rsidR="00AB0621">
            <w:rPr>
              <w:rFonts w:ascii="Times New Roman" w:hAnsi="Times New Roman" w:cs="Times New Roman"/>
              <w:sz w:val="24"/>
              <w:szCs w:val="24"/>
            </w:rPr>
            <w:delText>,</w:delText>
          </w:r>
        </w:del>
        <w:r w:rsidR="00AB0621">
          <w:rPr>
            <w:rFonts w:ascii="Times New Roman" w:hAnsi="Times New Roman" w:cs="Times New Roman"/>
            <w:sz w:val="24"/>
            <w:szCs w:val="24"/>
          </w:rPr>
          <w:t xml:space="preserve"> </w:t>
        </w:r>
        <w:r w:rsidR="004B3117" w:rsidRPr="001C7545">
          <w:rPr>
            <w:rFonts w:ascii="Times New Roman" w:hAnsi="Times New Roman" w:cs="Times New Roman"/>
            <w:sz w:val="24"/>
            <w:szCs w:val="24"/>
            <w:highlight w:val="yellow"/>
            <w:rPrChange w:id="72" w:author="作者">
              <w:rPr>
                <w:rFonts w:ascii="Times New Roman" w:hAnsi="Times New Roman" w:cs="Times New Roman"/>
                <w:sz w:val="24"/>
                <w:szCs w:val="24"/>
              </w:rPr>
            </w:rPrChange>
          </w:rPr>
          <w:t xml:space="preserve">(see the </w:t>
        </w:r>
        <w:r w:rsidR="002D0C09" w:rsidRPr="001C7545">
          <w:rPr>
            <w:rFonts w:ascii="Times New Roman" w:hAnsi="Times New Roman" w:cs="Times New Roman"/>
            <w:sz w:val="24"/>
            <w:szCs w:val="24"/>
            <w:highlight w:val="yellow"/>
            <w:rPrChange w:id="73" w:author="作者">
              <w:rPr>
                <w:rFonts w:ascii="Times New Roman" w:hAnsi="Times New Roman" w:cs="Times New Roman"/>
                <w:sz w:val="24"/>
                <w:szCs w:val="24"/>
              </w:rPr>
            </w:rPrChange>
          </w:rPr>
          <w:t>1</w:t>
        </w:r>
        <w:r w:rsidR="002D0C09" w:rsidRPr="001C7545">
          <w:rPr>
            <w:rFonts w:ascii="Times New Roman" w:hAnsi="Times New Roman" w:cs="Times New Roman"/>
            <w:sz w:val="24"/>
            <w:szCs w:val="24"/>
            <w:highlight w:val="yellow"/>
            <w:vertAlign w:val="superscript"/>
            <w:rPrChange w:id="74" w:author="作者">
              <w:rPr>
                <w:rFonts w:ascii="Times New Roman" w:hAnsi="Times New Roman" w:cs="Times New Roman"/>
                <w:sz w:val="24"/>
                <w:szCs w:val="24"/>
              </w:rPr>
            </w:rPrChange>
          </w:rPr>
          <w:t>st</w:t>
        </w:r>
        <w:r w:rsidR="002D0C09" w:rsidRPr="001C7545">
          <w:rPr>
            <w:rFonts w:ascii="Times New Roman" w:hAnsi="Times New Roman" w:cs="Times New Roman"/>
            <w:sz w:val="24"/>
            <w:szCs w:val="24"/>
            <w:highlight w:val="yellow"/>
            <w:rPrChange w:id="75" w:author="作者">
              <w:rPr>
                <w:rFonts w:ascii="Times New Roman" w:hAnsi="Times New Roman" w:cs="Times New Roman"/>
                <w:sz w:val="24"/>
                <w:szCs w:val="24"/>
              </w:rPr>
            </w:rPrChange>
          </w:rPr>
          <w:t xml:space="preserve"> </w:t>
        </w:r>
        <w:r w:rsidR="004B3117" w:rsidRPr="001C7545">
          <w:rPr>
            <w:rFonts w:ascii="Times New Roman" w:hAnsi="Times New Roman" w:cs="Times New Roman"/>
            <w:sz w:val="24"/>
            <w:szCs w:val="24"/>
            <w:highlight w:val="yellow"/>
            <w:rPrChange w:id="76" w:author="作者">
              <w:rPr>
                <w:rFonts w:ascii="Times New Roman" w:hAnsi="Times New Roman" w:cs="Times New Roman"/>
                <w:sz w:val="24"/>
                <w:szCs w:val="24"/>
              </w:rPr>
            </w:rPrChange>
          </w:rPr>
          <w:t xml:space="preserve">figure </w:t>
        </w:r>
        <w:r w:rsidR="002D0C09" w:rsidRPr="001C7545">
          <w:rPr>
            <w:rFonts w:ascii="Times New Roman" w:hAnsi="Times New Roman" w:cs="Times New Roman"/>
            <w:sz w:val="24"/>
            <w:szCs w:val="24"/>
            <w:highlight w:val="yellow"/>
            <w:rPrChange w:id="77" w:author="作者">
              <w:rPr>
                <w:rFonts w:ascii="Times New Roman" w:hAnsi="Times New Roman" w:cs="Times New Roman"/>
                <w:sz w:val="24"/>
                <w:szCs w:val="24"/>
              </w:rPr>
            </w:rPrChange>
          </w:rPr>
          <w:t>below</w:t>
        </w:r>
        <w:r w:rsidR="004B3117" w:rsidRPr="001C7545">
          <w:rPr>
            <w:rFonts w:ascii="Times New Roman" w:hAnsi="Times New Roman" w:cs="Times New Roman"/>
            <w:sz w:val="24"/>
            <w:szCs w:val="24"/>
            <w:highlight w:val="yellow"/>
            <w:rPrChange w:id="78" w:author="作者">
              <w:rPr>
                <w:rFonts w:ascii="Times New Roman" w:hAnsi="Times New Roman" w:cs="Times New Roman"/>
                <w:sz w:val="24"/>
                <w:szCs w:val="24"/>
              </w:rPr>
            </w:rPrChange>
          </w:rPr>
          <w:t>)</w:t>
        </w:r>
        <w:r w:rsidR="00AB0621">
          <w:rPr>
            <w:rFonts w:ascii="Times New Roman" w:hAnsi="Times New Roman" w:cs="Times New Roman"/>
            <w:sz w:val="24"/>
            <w:szCs w:val="24"/>
          </w:rPr>
          <w:t xml:space="preserve"> </w:t>
        </w:r>
        <w:del w:id="79" w:author="作者">
          <w:r w:rsidR="00875D2B" w:rsidDel="00AB0621">
            <w:rPr>
              <w:rFonts w:ascii="Times New Roman" w:hAnsi="Times New Roman" w:cs="Times New Roman"/>
              <w:sz w:val="24"/>
              <w:szCs w:val="24"/>
            </w:rPr>
            <w:delText>the</w:delText>
          </w:r>
        </w:del>
        <w:r w:rsidR="00AB0621">
          <w:rPr>
            <w:rFonts w:ascii="Times New Roman" w:hAnsi="Times New Roman" w:cs="Times New Roman"/>
            <w:sz w:val="24"/>
            <w:szCs w:val="24"/>
          </w:rPr>
          <w:t>their</w:t>
        </w:r>
        <w:r w:rsidR="00A84ABD">
          <w:rPr>
            <w:rFonts w:ascii="Times New Roman" w:hAnsi="Times New Roman" w:cs="Times New Roman"/>
            <w:sz w:val="24"/>
            <w:szCs w:val="24"/>
          </w:rPr>
          <w:t xml:space="preserve"> </w:t>
        </w:r>
        <w:del w:id="80" w:author="作者">
          <w:r w:rsidR="00A84ABD">
            <w:rPr>
              <w:rFonts w:ascii="Times New Roman" w:hAnsi="Times New Roman" w:cs="Times New Roman"/>
              <w:sz w:val="24"/>
              <w:szCs w:val="24"/>
            </w:rPr>
            <w:delText>1</w:delText>
          </w:r>
        </w:del>
        <w:r w:rsidR="00D36BAB">
          <w:rPr>
            <w:rFonts w:ascii="Times New Roman" w:hAnsi="Times New Roman" w:cs="Times New Roman"/>
            <w:sz w:val="24"/>
            <w:szCs w:val="24"/>
          </w:rPr>
          <w:t>2</w:t>
        </w:r>
        <w:r w:rsidR="00A84ABD">
          <w:rPr>
            <w:rFonts w:ascii="Times New Roman" w:hAnsi="Times New Roman" w:cs="Times New Roman"/>
            <w:sz w:val="24"/>
            <w:szCs w:val="24"/>
          </w:rPr>
          <w:t>-order differenced</w:t>
        </w:r>
        <w:r w:rsidR="00875D2B">
          <w:rPr>
            <w:rFonts w:ascii="Times New Roman" w:hAnsi="Times New Roman" w:cs="Times New Roman"/>
            <w:sz w:val="24"/>
            <w:szCs w:val="24"/>
          </w:rPr>
          <w:t xml:space="preserve"> </w:t>
        </w:r>
        <w:del w:id="81" w:author="作者">
          <w:r w:rsidR="000772E9" w:rsidRPr="000772E9" w:rsidDel="004607FE">
            <w:rPr>
              <w:rFonts w:ascii="Times New Roman" w:hAnsi="Times New Roman" w:cs="Times New Roman"/>
              <w:sz w:val="24"/>
              <w:szCs w:val="24"/>
            </w:rPr>
            <w:delText>land-ocean</w:delText>
          </w:r>
          <w:r w:rsidR="000772E9" w:rsidDel="004607FE">
            <w:rPr>
              <w:rFonts w:ascii="Times New Roman" w:hAnsi="Times New Roman" w:cs="Times New Roman"/>
              <w:sz w:val="24"/>
              <w:szCs w:val="24"/>
            </w:rPr>
            <w:delText xml:space="preserve"> </w:delText>
          </w:r>
        </w:del>
        <w:r w:rsidR="000772E9" w:rsidRPr="000772E9">
          <w:rPr>
            <w:rFonts w:ascii="Times New Roman" w:hAnsi="Times New Roman" w:cs="Times New Roman"/>
            <w:sz w:val="24"/>
            <w:szCs w:val="24"/>
          </w:rPr>
          <w:t>temperature</w:t>
        </w:r>
        <w:del w:id="82" w:author="作者">
          <w:r w:rsidR="000772E9" w:rsidRPr="000772E9">
            <w:rPr>
              <w:rFonts w:ascii="Times New Roman" w:hAnsi="Times New Roman" w:cs="Times New Roman"/>
              <w:sz w:val="24"/>
              <w:szCs w:val="24"/>
            </w:rPr>
            <w:delText>s</w:delText>
          </w:r>
          <w:r w:rsidR="00420595">
            <w:rPr>
              <w:rFonts w:ascii="Times New Roman" w:hAnsi="Times New Roman" w:cs="Times New Roman"/>
              <w:sz w:val="24"/>
              <w:szCs w:val="24"/>
            </w:rPr>
            <w:delText>/year</w:delText>
          </w:r>
        </w:del>
        <w:r w:rsidR="004607FE">
          <w:rPr>
            <w:rFonts w:ascii="Times New Roman" w:hAnsi="Times New Roman" w:cs="Times New Roman"/>
            <w:sz w:val="24"/>
            <w:szCs w:val="24"/>
          </w:rPr>
          <w:t xml:space="preserve"> data </w:t>
        </w:r>
        <w:r w:rsidR="00A84ABD">
          <w:rPr>
            <w:rFonts w:ascii="Times New Roman" w:hAnsi="Times New Roman" w:cs="Times New Roman"/>
            <w:sz w:val="24"/>
            <w:szCs w:val="24"/>
          </w:rPr>
          <w:t>is a stationary series</w:t>
        </w:r>
        <w:r w:rsidR="002D0C09">
          <w:rPr>
            <w:rFonts w:ascii="Times New Roman" w:hAnsi="Times New Roman" w:cs="Times New Roman"/>
            <w:sz w:val="24"/>
            <w:szCs w:val="24"/>
          </w:rPr>
          <w:t xml:space="preserve"> </w:t>
        </w:r>
        <w:r w:rsidR="002D0C09" w:rsidRPr="001C7545">
          <w:rPr>
            <w:rFonts w:ascii="Times New Roman" w:hAnsi="Times New Roman" w:cs="Times New Roman"/>
            <w:sz w:val="24"/>
            <w:szCs w:val="24"/>
            <w:highlight w:val="yellow"/>
            <w:rPrChange w:id="83" w:author="作者">
              <w:rPr>
                <w:rFonts w:ascii="Times New Roman" w:hAnsi="Times New Roman" w:cs="Times New Roman"/>
                <w:sz w:val="24"/>
                <w:szCs w:val="24"/>
              </w:rPr>
            </w:rPrChange>
          </w:rPr>
          <w:t>(the 2</w:t>
        </w:r>
        <w:r w:rsidR="002D0C09" w:rsidRPr="001C7545">
          <w:rPr>
            <w:rFonts w:ascii="Times New Roman" w:hAnsi="Times New Roman" w:cs="Times New Roman"/>
            <w:sz w:val="24"/>
            <w:szCs w:val="24"/>
            <w:highlight w:val="yellow"/>
            <w:vertAlign w:val="superscript"/>
            <w:rPrChange w:id="84" w:author="作者">
              <w:rPr>
                <w:rFonts w:ascii="Times New Roman" w:hAnsi="Times New Roman" w:cs="Times New Roman"/>
                <w:sz w:val="24"/>
                <w:szCs w:val="24"/>
              </w:rPr>
            </w:rPrChange>
          </w:rPr>
          <w:t>nd</w:t>
        </w:r>
        <w:r w:rsidR="002D0C09" w:rsidRPr="001C7545">
          <w:rPr>
            <w:rFonts w:ascii="Times New Roman" w:hAnsi="Times New Roman" w:cs="Times New Roman"/>
            <w:sz w:val="24"/>
            <w:szCs w:val="24"/>
            <w:highlight w:val="yellow"/>
            <w:rPrChange w:id="85" w:author="作者">
              <w:rPr>
                <w:rFonts w:ascii="Times New Roman" w:hAnsi="Times New Roman" w:cs="Times New Roman"/>
                <w:sz w:val="24"/>
                <w:szCs w:val="24"/>
              </w:rPr>
            </w:rPrChange>
          </w:rPr>
          <w:t xml:space="preserve"> figure below)</w:t>
        </w:r>
        <w:r w:rsidR="00A84ABD">
          <w:rPr>
            <w:rFonts w:ascii="Times New Roman" w:hAnsi="Times New Roman" w:cs="Times New Roman"/>
            <w:sz w:val="24"/>
            <w:szCs w:val="24"/>
          </w:rPr>
          <w:t>.</w:t>
        </w:r>
        <w:r w:rsidR="002D0C09">
          <w:rPr>
            <w:rFonts w:ascii="Times New Roman" w:hAnsi="Times New Roman" w:cs="Times New Roman"/>
            <w:sz w:val="24"/>
            <w:szCs w:val="24"/>
          </w:rPr>
          <w:t xml:space="preserve"> </w:t>
        </w:r>
      </w:ins>
    </w:p>
    <w:p w14:paraId="2E4F74BA" w14:textId="77777777" w:rsidR="001A46E8" w:rsidRDefault="001A46E8" w:rsidP="000772E9">
      <w:pPr>
        <w:jc w:val="left"/>
        <w:rPr>
          <w:ins w:id="86" w:author="作者"/>
          <w:rFonts w:ascii="Times New Roman" w:hAnsi="Times New Roman" w:cs="Times New Roman"/>
          <w:sz w:val="24"/>
          <w:szCs w:val="24"/>
        </w:rPr>
      </w:pPr>
    </w:p>
    <w:p w14:paraId="262A7641" w14:textId="3A42BA8B" w:rsidR="001A46E8" w:rsidRDefault="002D0C09" w:rsidP="00E62A1D">
      <w:pPr>
        <w:jc w:val="left"/>
        <w:rPr>
          <w:ins w:id="87" w:author="作者"/>
          <w:del w:id="88" w:author="作者"/>
          <w:rFonts w:ascii="Times New Roman" w:hAnsi="Times New Roman" w:cs="Times New Roman"/>
          <w:sz w:val="24"/>
          <w:szCs w:val="24"/>
        </w:rPr>
      </w:pPr>
      <w:ins w:id="89" w:author="作者">
        <w:del w:id="90" w:author="作者">
          <w:r w:rsidDel="00743F0C">
            <w:rPr>
              <w:rFonts w:ascii="Times New Roman" w:hAnsi="Times New Roman" w:cs="Times New Roman"/>
              <w:sz w:val="24"/>
              <w:szCs w:val="24"/>
            </w:rPr>
            <w:delText>because th</w:delText>
          </w:r>
          <w:r w:rsidR="00164ED7">
            <w:rPr>
              <w:rFonts w:ascii="Times New Roman" w:hAnsi="Times New Roman" w:cs="Times New Roman"/>
              <w:sz w:val="24"/>
              <w:szCs w:val="24"/>
            </w:rPr>
            <w:delText xml:space="preserve">In order to test </w:delText>
          </w:r>
          <w:r w:rsidR="00CB5C55">
            <w:rPr>
              <w:rFonts w:ascii="Times New Roman" w:hAnsi="Times New Roman" w:cs="Times New Roman"/>
              <w:sz w:val="24"/>
              <w:szCs w:val="24"/>
            </w:rPr>
            <w:delText xml:space="preserve">and confirm </w:delText>
          </w:r>
          <w:r w:rsidR="00164ED7">
            <w:rPr>
              <w:rFonts w:ascii="Times New Roman" w:hAnsi="Times New Roman" w:cs="Times New Roman"/>
              <w:sz w:val="24"/>
              <w:szCs w:val="24"/>
            </w:rPr>
            <w:delText>this 1-order differenced data</w:delText>
          </w:r>
          <w:r w:rsidR="00CB5C55">
            <w:rPr>
              <w:rFonts w:ascii="Times New Roman" w:hAnsi="Times New Roman" w:cs="Times New Roman"/>
              <w:sz w:val="24"/>
              <w:szCs w:val="24"/>
            </w:rPr>
            <w:delText xml:space="preserve"> is </w:delText>
          </w:r>
          <w:r w:rsidR="00944056">
            <w:rPr>
              <w:rFonts w:ascii="Times New Roman" w:hAnsi="Times New Roman" w:cs="Times New Roman"/>
              <w:sz w:val="24"/>
              <w:szCs w:val="24"/>
            </w:rPr>
            <w:delText>a stationary series</w:delText>
          </w:r>
          <w:r w:rsidR="00164ED7">
            <w:rPr>
              <w:rFonts w:ascii="Times New Roman" w:hAnsi="Times New Roman" w:cs="Times New Roman"/>
              <w:sz w:val="24"/>
              <w:szCs w:val="24"/>
            </w:rPr>
            <w:delText>, we use</w:delText>
          </w:r>
          <w:r w:rsidR="003B7FB5">
            <w:rPr>
              <w:rFonts w:ascii="Times New Roman" w:hAnsi="Times New Roman" w:cs="Times New Roman"/>
              <w:sz w:val="24"/>
              <w:szCs w:val="24"/>
            </w:rPr>
            <w:delText>caculate</w:delText>
          </w:r>
          <w:r w:rsidR="00A612DD">
            <w:rPr>
              <w:rFonts w:ascii="Times New Roman" w:hAnsi="Times New Roman" w:cs="Times New Roman"/>
              <w:sz w:val="24"/>
              <w:szCs w:val="24"/>
            </w:rPr>
            <w:delText>calculated its</w:delText>
          </w:r>
          <w:r w:rsidR="00164ED7">
            <w:rPr>
              <w:rFonts w:ascii="Times New Roman" w:hAnsi="Times New Roman" w:cs="Times New Roman"/>
              <w:sz w:val="24"/>
              <w:szCs w:val="24"/>
            </w:rPr>
            <w:delText xml:space="preserve"> </w:delText>
          </w:r>
          <w:r w:rsidR="00164ED7" w:rsidRPr="00164ED7">
            <w:rPr>
              <w:rFonts w:ascii="Times New Roman" w:hAnsi="Times New Roman" w:cs="Times New Roman"/>
              <w:sz w:val="24"/>
              <w:szCs w:val="24"/>
            </w:rPr>
            <w:delText>ADF Statistic</w:delText>
          </w:r>
          <w:r w:rsidR="00164ED7">
            <w:rPr>
              <w:rFonts w:ascii="Times New Roman" w:hAnsi="Times New Roman" w:cs="Times New Roman"/>
              <w:sz w:val="24"/>
              <w:szCs w:val="24"/>
            </w:rPr>
            <w:delText xml:space="preserve"> </w:delText>
          </w:r>
          <w:r w:rsidDel="00743F0C">
            <w:rPr>
              <w:rFonts w:ascii="Times New Roman" w:hAnsi="Times New Roman" w:cs="Times New Roman"/>
              <w:sz w:val="24"/>
              <w:szCs w:val="24"/>
            </w:rPr>
            <w:delText>e</w:delText>
          </w:r>
          <w:r w:rsidR="00743F0C" w:rsidDel="00164ED7">
            <w:rPr>
              <w:rFonts w:ascii="Times New Roman" w:hAnsi="Times New Roman" w:cs="Times New Roman"/>
              <w:sz w:val="24"/>
              <w:szCs w:val="24"/>
            </w:rPr>
            <w:delText xml:space="preserve">and we also </w:delText>
          </w:r>
          <w:r w:rsidDel="00164ED7">
            <w:rPr>
              <w:rFonts w:ascii="Times New Roman" w:hAnsi="Times New Roman" w:cs="Times New Roman"/>
              <w:sz w:val="24"/>
              <w:szCs w:val="24"/>
            </w:rPr>
            <w:delText xml:space="preserve"> </w:delText>
          </w:r>
          <w:r w:rsidR="004607FE" w:rsidDel="00A84ABD">
            <w:rPr>
              <w:rFonts w:ascii="Times New Roman" w:hAnsi="Times New Roman" w:cs="Times New Roman"/>
              <w:sz w:val="24"/>
              <w:szCs w:val="24"/>
            </w:rPr>
            <w:delText>can b</w:delText>
          </w:r>
          <w:r w:rsidR="00A612DD">
            <w:rPr>
              <w:rFonts w:ascii="Times New Roman" w:hAnsi="Times New Roman" w:cs="Times New Roman"/>
              <w:sz w:val="24"/>
              <w:szCs w:val="24"/>
            </w:rPr>
            <w:delText>result</w:delText>
          </w:r>
          <w:r w:rsidR="001A46E8">
            <w:rPr>
              <w:rFonts w:ascii="Times New Roman" w:hAnsi="Times New Roman" w:cs="Times New Roman"/>
              <w:sz w:val="24"/>
              <w:szCs w:val="24"/>
            </w:rPr>
            <w:delText xml:space="preserve"> with Python code as show below</w:delText>
          </w:r>
          <w:r w:rsidR="00A612DD">
            <w:rPr>
              <w:rFonts w:ascii="Times New Roman" w:hAnsi="Times New Roman" w:cs="Times New Roman"/>
              <w:sz w:val="24"/>
              <w:szCs w:val="24"/>
            </w:rPr>
            <w:delText xml:space="preserve">, </w:delText>
          </w:r>
          <w:r w:rsidR="001A46E8">
            <w:rPr>
              <w:rFonts w:ascii="Times New Roman" w:hAnsi="Times New Roman" w:cs="Times New Roman"/>
              <w:sz w:val="24"/>
              <w:szCs w:val="24"/>
            </w:rPr>
            <w:delText>the result</w:delText>
          </w:r>
          <w:r w:rsidR="00940E1B">
            <w:rPr>
              <w:rFonts w:ascii="Times New Roman" w:hAnsi="Times New Roman" w:cs="Times New Roman"/>
              <w:sz w:val="24"/>
              <w:szCs w:val="24"/>
            </w:rPr>
            <w:delText xml:space="preserve"> of </w:delText>
          </w:r>
          <w:r w:rsidR="00940E1B" w:rsidRPr="00CC5053">
            <w:rPr>
              <w:rFonts w:ascii="Times New Roman" w:hAnsi="Times New Roman" w:cs="Times New Roman"/>
              <w:b/>
              <w:i/>
              <w:sz w:val="24"/>
              <w:szCs w:val="24"/>
              <w:rPrChange w:id="91" w:author="作者">
                <w:rPr>
                  <w:rFonts w:ascii="Times New Roman" w:hAnsi="Times New Roman" w:cs="Times New Roman"/>
                  <w:sz w:val="24"/>
                  <w:szCs w:val="24"/>
                </w:rPr>
              </w:rPrChange>
            </w:rPr>
            <w:delText>p-value</w:delText>
          </w:r>
          <w:r w:rsidR="00DB0A28">
            <w:rPr>
              <w:rFonts w:ascii="Times New Roman" w:hAnsi="Times New Roman" w:cs="Times New Roman"/>
              <w:sz w:val="24"/>
              <w:szCs w:val="24"/>
            </w:rPr>
            <w:delText xml:space="preserve"> is </w:delText>
          </w:r>
          <w:r w:rsidR="0050601A" w:rsidRPr="0050601A">
            <w:rPr>
              <w:rFonts w:ascii="Times New Roman" w:hAnsi="Times New Roman" w:cs="Times New Roman"/>
              <w:sz w:val="24"/>
              <w:szCs w:val="24"/>
            </w:rPr>
            <w:delText>0.000006</w:delText>
          </w:r>
          <w:r w:rsidR="0050601A">
            <w:rPr>
              <w:rFonts w:ascii="Times New Roman" w:hAnsi="Times New Roman" w:cs="Times New Roman"/>
              <w:sz w:val="24"/>
              <w:szCs w:val="24"/>
            </w:rPr>
            <w:delText xml:space="preserve">, which is far less than 0.05. </w:delText>
          </w:r>
          <w:r w:rsidR="00FE48F3" w:rsidRPr="00FE48F3">
            <w:rPr>
              <w:rFonts w:ascii="Times New Roman" w:hAnsi="Times New Roman" w:cs="Times New Roman"/>
              <w:sz w:val="24"/>
              <w:szCs w:val="24"/>
            </w:rPr>
            <w:delText>significance level of 0.05 and hence we can reject the null hypothesis</w:delText>
          </w:r>
          <w:r w:rsidR="008F660E">
            <w:rPr>
              <w:rStyle w:val="FootnoteReference"/>
              <w:rFonts w:ascii="Times New Roman" w:hAnsi="Times New Roman" w:cs="Times New Roman"/>
              <w:sz w:val="24"/>
              <w:szCs w:val="24"/>
            </w:rPr>
            <w:footnoteReference w:id="4"/>
          </w:r>
          <w:r w:rsidR="00FE48F3" w:rsidRPr="00FE48F3">
            <w:rPr>
              <w:rFonts w:ascii="Times New Roman" w:hAnsi="Times New Roman" w:cs="Times New Roman"/>
              <w:sz w:val="24"/>
              <w:szCs w:val="24"/>
            </w:rPr>
            <w:delText xml:space="preserve"> and take that the series is stationary.</w:delText>
          </w:r>
        </w:del>
      </w:ins>
    </w:p>
    <w:p w14:paraId="6BD79A14" w14:textId="0B037B92" w:rsidR="00460A2B" w:rsidRDefault="001A46E8" w:rsidP="00E62A1D">
      <w:pPr>
        <w:jc w:val="center"/>
        <w:rPr>
          <w:ins w:id="95" w:author="作者"/>
          <w:rFonts w:ascii="Times New Roman" w:hAnsi="Times New Roman" w:cs="Times New Roman"/>
          <w:sz w:val="24"/>
          <w:szCs w:val="24"/>
        </w:rPr>
        <w:pPrChange w:id="96" w:author="作者">
          <w:pPr>
            <w:jc w:val="left"/>
          </w:pPr>
        </w:pPrChange>
      </w:pPr>
      <w:ins w:id="97" w:author="作者">
        <w:del w:id="98" w:author="作者">
          <w:r>
            <w:rPr>
              <w:noProof/>
            </w:rPr>
            <w:drawing>
              <wp:inline distT="0" distB="0" distL="0" distR="0" wp14:anchorId="5A82485A" wp14:editId="4A2DF620">
                <wp:extent cx="3825240" cy="85885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4613"/>
                        <a:stretch/>
                      </pic:blipFill>
                      <pic:spPr bwMode="auto">
                        <a:xfrm>
                          <a:off x="0" y="0"/>
                          <a:ext cx="3825572" cy="858927"/>
                        </a:xfrm>
                        <a:prstGeom prst="rect">
                          <a:avLst/>
                        </a:prstGeom>
                        <a:ln>
                          <a:noFill/>
                        </a:ln>
                        <a:extLst>
                          <a:ext uri="{53640926-AAD7-44D8-BBD7-CCE9431645EC}">
                            <a14:shadowObscured xmlns:a14="http://schemas.microsoft.com/office/drawing/2010/main"/>
                          </a:ext>
                        </a:extLst>
                      </pic:spPr>
                    </pic:pic>
                  </a:graphicData>
                </a:graphic>
              </wp:inline>
            </w:drawing>
          </w:r>
          <w:r w:rsidR="00A612DD">
            <w:rPr>
              <w:rFonts w:ascii="Times New Roman" w:hAnsi="Times New Roman" w:cs="Times New Roman"/>
              <w:sz w:val="24"/>
              <w:szCs w:val="24"/>
            </w:rPr>
            <w:delText>it</w:delText>
          </w:r>
          <w:r w:rsidR="004607FE" w:rsidDel="00A84ABD">
            <w:rPr>
              <w:rFonts w:ascii="Times New Roman" w:hAnsi="Times New Roman" w:cs="Times New Roman"/>
              <w:sz w:val="24"/>
              <w:szCs w:val="24"/>
            </w:rPr>
            <w:delText>e</w:delText>
          </w:r>
        </w:del>
      </w:ins>
    </w:p>
    <w:p w14:paraId="2E834C3F" w14:textId="77777777" w:rsidR="00A16905" w:rsidRDefault="00A16905" w:rsidP="000772E9">
      <w:pPr>
        <w:jc w:val="left"/>
        <w:rPr>
          <w:ins w:id="99" w:author="作者"/>
          <w:rFonts w:ascii="Times New Roman" w:hAnsi="Times New Roman" w:cs="Times New Roman"/>
          <w:sz w:val="24"/>
          <w:szCs w:val="24"/>
        </w:rPr>
      </w:pPr>
    </w:p>
    <w:p w14:paraId="6A397630" w14:textId="3C819558" w:rsidR="00A16905" w:rsidRDefault="00A16905" w:rsidP="000772E9">
      <w:pPr>
        <w:jc w:val="left"/>
        <w:rPr>
          <w:ins w:id="100" w:author="作者"/>
          <w:rFonts w:ascii="Times New Roman" w:hAnsi="Times New Roman" w:cs="Times New Roman"/>
          <w:sz w:val="24"/>
          <w:szCs w:val="24"/>
        </w:rPr>
      </w:pPr>
      <w:ins w:id="101" w:author="作者">
        <w:del w:id="102" w:author="作者">
          <w:r>
            <w:rPr>
              <w:noProof/>
            </w:rPr>
            <w:drawing>
              <wp:inline distT="0" distB="0" distL="0" distR="0" wp14:anchorId="5F22B6EC" wp14:editId="0C20AA87">
                <wp:extent cx="5274310" cy="2596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96515"/>
                        </a:xfrm>
                        <a:prstGeom prst="rect">
                          <a:avLst/>
                        </a:prstGeom>
                      </pic:spPr>
                    </pic:pic>
                  </a:graphicData>
                </a:graphic>
              </wp:inline>
            </w:drawing>
          </w:r>
        </w:del>
        <w:r w:rsidR="00E64F00">
          <w:rPr>
            <w:noProof/>
          </w:rPr>
          <w:drawing>
            <wp:inline distT="0" distB="0" distL="0" distR="0" wp14:anchorId="524B256A" wp14:editId="5BA75B57">
              <wp:extent cx="5274310" cy="25025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02535"/>
                      </a:xfrm>
                      <a:prstGeom prst="rect">
                        <a:avLst/>
                      </a:prstGeom>
                    </pic:spPr>
                  </pic:pic>
                </a:graphicData>
              </a:graphic>
            </wp:inline>
          </w:drawing>
        </w:r>
      </w:ins>
    </w:p>
    <w:p w14:paraId="3FE479F0" w14:textId="0E54226C" w:rsidR="00517566" w:rsidRDefault="00517566" w:rsidP="000772E9">
      <w:pPr>
        <w:jc w:val="left"/>
        <w:rPr>
          <w:ins w:id="103" w:author="作者"/>
        </w:rPr>
      </w:pPr>
      <w:ins w:id="104" w:author="作者">
        <w:del w:id="105" w:author="作者">
          <w:r>
            <w:rPr>
              <w:noProof/>
            </w:rPr>
            <w:drawing>
              <wp:inline distT="0" distB="0" distL="0" distR="0" wp14:anchorId="70875492" wp14:editId="1D6ECF89">
                <wp:extent cx="5274310" cy="26346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4615"/>
                        </a:xfrm>
                        <a:prstGeom prst="rect">
                          <a:avLst/>
                        </a:prstGeom>
                      </pic:spPr>
                    </pic:pic>
                  </a:graphicData>
                </a:graphic>
              </wp:inline>
            </w:drawing>
          </w:r>
          <w:r w:rsidR="00683673">
            <w:rPr>
              <w:noProof/>
            </w:rPr>
            <w:drawing>
              <wp:inline distT="0" distB="0" distL="0" distR="0" wp14:anchorId="4BEE1295" wp14:editId="49A1B54A">
                <wp:extent cx="5274310" cy="25406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40635"/>
                        </a:xfrm>
                        <a:prstGeom prst="rect">
                          <a:avLst/>
                        </a:prstGeom>
                      </pic:spPr>
                    </pic:pic>
                  </a:graphicData>
                </a:graphic>
              </wp:inline>
            </w:drawing>
          </w:r>
        </w:del>
        <w:r w:rsidR="00D36BAB" w:rsidRPr="00D36BAB">
          <w:rPr>
            <w:noProof/>
          </w:rPr>
          <w:t xml:space="preserve"> </w:t>
        </w:r>
        <w:r w:rsidR="00D36BAB">
          <w:rPr>
            <w:noProof/>
          </w:rPr>
          <w:drawing>
            <wp:inline distT="0" distB="0" distL="0" distR="0" wp14:anchorId="71D5A8BD" wp14:editId="27071110">
              <wp:extent cx="5274310" cy="25755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75560"/>
                      </a:xfrm>
                      <a:prstGeom prst="rect">
                        <a:avLst/>
                      </a:prstGeom>
                    </pic:spPr>
                  </pic:pic>
                </a:graphicData>
              </a:graphic>
            </wp:inline>
          </w:drawing>
        </w:r>
      </w:ins>
    </w:p>
    <w:p w14:paraId="38C51229" w14:textId="77777777" w:rsidR="00D36BAB" w:rsidRDefault="00D36BAB" w:rsidP="000772E9">
      <w:pPr>
        <w:jc w:val="left"/>
        <w:rPr>
          <w:ins w:id="106" w:author="作者"/>
          <w:rFonts w:ascii="Times New Roman" w:hAnsi="Times New Roman" w:cs="Times New Roman"/>
          <w:sz w:val="24"/>
          <w:szCs w:val="24"/>
        </w:rPr>
      </w:pPr>
    </w:p>
    <w:p w14:paraId="0BB77EE1" w14:textId="12660772" w:rsidR="0090709A" w:rsidDel="00FB7998" w:rsidRDefault="00FB7998" w:rsidP="00516102">
      <w:pPr>
        <w:jc w:val="left"/>
        <w:rPr>
          <w:del w:id="107" w:author="作者"/>
          <w:rFonts w:ascii="Times New Roman" w:hAnsi="Times New Roman" w:cs="Times New Roman"/>
          <w:sz w:val="24"/>
          <w:szCs w:val="24"/>
        </w:rPr>
      </w:pPr>
      <w:ins w:id="108" w:author="作者">
        <w:r>
          <w:rPr>
            <w:rFonts w:ascii="Times New Roman" w:hAnsi="Times New Roman" w:cs="Times New Roman"/>
            <w:sz w:val="24"/>
            <w:szCs w:val="24"/>
          </w:rPr>
          <w:t>2.1.2 p, d, q Value</w:t>
        </w:r>
        <w:del w:id="109" w:author="作者">
          <w:r w:rsidR="0090709A">
            <w:rPr>
              <w:rFonts w:ascii="Times New Roman" w:hAnsi="Times New Roman" w:cs="Times New Roman"/>
              <w:sz w:val="24"/>
              <w:szCs w:val="24"/>
            </w:rPr>
            <w:delText xml:space="preserve">In order to test and confirm this </w:delText>
          </w:r>
          <w:r w:rsidR="0090709A" w:rsidRPr="00997532">
            <w:rPr>
              <w:rFonts w:ascii="Times New Roman" w:hAnsi="Times New Roman" w:cs="Times New Roman"/>
              <w:b/>
              <w:sz w:val="24"/>
              <w:szCs w:val="24"/>
              <w:rPrChange w:id="110" w:author="作者">
                <w:rPr>
                  <w:rFonts w:ascii="Times New Roman" w:hAnsi="Times New Roman" w:cs="Times New Roman"/>
                  <w:sz w:val="24"/>
                  <w:szCs w:val="24"/>
                </w:rPr>
              </w:rPrChange>
            </w:rPr>
            <w:delText>1-order</w:delText>
          </w:r>
          <w:r w:rsidR="0090709A">
            <w:rPr>
              <w:rFonts w:ascii="Times New Roman" w:hAnsi="Times New Roman" w:cs="Times New Roman"/>
              <w:sz w:val="24"/>
              <w:szCs w:val="24"/>
            </w:rPr>
            <w:delText xml:space="preserve"> differenced data is a stationary series, we calculated its </w:delText>
          </w:r>
          <w:r w:rsidR="0090709A" w:rsidRPr="00164ED7">
            <w:rPr>
              <w:rFonts w:ascii="Times New Roman" w:hAnsi="Times New Roman" w:cs="Times New Roman"/>
              <w:sz w:val="24"/>
              <w:szCs w:val="24"/>
            </w:rPr>
            <w:delText xml:space="preserve">ADF </w:delText>
          </w:r>
          <w:r w:rsidR="0090709A">
            <w:rPr>
              <w:rFonts w:ascii="Times New Roman" w:hAnsi="Times New Roman" w:cs="Times New Roman"/>
              <w:sz w:val="24"/>
              <w:szCs w:val="24"/>
            </w:rPr>
            <w:delText xml:space="preserve">result with Python code as show below, the result of </w:delText>
          </w:r>
          <w:r w:rsidR="0090709A" w:rsidRPr="0026583C">
            <w:rPr>
              <w:rFonts w:ascii="Times New Roman" w:hAnsi="Times New Roman" w:cs="Times New Roman"/>
              <w:b/>
              <w:bCs/>
              <w:i/>
              <w:iCs/>
              <w:sz w:val="24"/>
              <w:szCs w:val="24"/>
            </w:rPr>
            <w:delText>p-value</w:delText>
          </w:r>
          <w:r w:rsidR="0090709A">
            <w:rPr>
              <w:rFonts w:ascii="Times New Roman" w:hAnsi="Times New Roman" w:cs="Times New Roman"/>
              <w:sz w:val="24"/>
              <w:szCs w:val="24"/>
            </w:rPr>
            <w:delText xml:space="preserve"> is </w:delText>
          </w:r>
          <w:r w:rsidR="0090709A" w:rsidRPr="0050601A">
            <w:rPr>
              <w:rFonts w:ascii="Times New Roman" w:hAnsi="Times New Roman" w:cs="Times New Roman"/>
              <w:sz w:val="24"/>
              <w:szCs w:val="24"/>
            </w:rPr>
            <w:delText>0.000006</w:delText>
          </w:r>
          <w:r w:rsidR="0090709A">
            <w:rPr>
              <w:rFonts w:ascii="Times New Roman" w:hAnsi="Times New Roman" w:cs="Times New Roman"/>
              <w:sz w:val="24"/>
              <w:szCs w:val="24"/>
            </w:rPr>
            <w:delText xml:space="preserve">, which is less than </w:delText>
          </w:r>
          <w:r w:rsidR="0090709A" w:rsidRPr="00FE48F3">
            <w:rPr>
              <w:rFonts w:ascii="Times New Roman" w:hAnsi="Times New Roman" w:cs="Times New Roman"/>
              <w:sz w:val="24"/>
              <w:szCs w:val="24"/>
            </w:rPr>
            <w:delText>significance level of 0.05 and hence we can reject the null hypothesis</w:delText>
          </w:r>
          <w:r w:rsidR="0090709A">
            <w:rPr>
              <w:rStyle w:val="FootnoteReference"/>
              <w:rFonts w:ascii="Times New Roman" w:hAnsi="Times New Roman" w:cs="Times New Roman"/>
              <w:sz w:val="24"/>
              <w:szCs w:val="24"/>
            </w:rPr>
            <w:footnoteReference w:id="5"/>
          </w:r>
          <w:r w:rsidR="0090709A" w:rsidRPr="00FE48F3">
            <w:rPr>
              <w:rFonts w:ascii="Times New Roman" w:hAnsi="Times New Roman" w:cs="Times New Roman"/>
              <w:sz w:val="24"/>
              <w:szCs w:val="24"/>
            </w:rPr>
            <w:delText xml:space="preserve"> and take that the series is stationary.</w:delText>
          </w:r>
        </w:del>
      </w:ins>
    </w:p>
    <w:p w14:paraId="609E6F07" w14:textId="77777777" w:rsidR="00FB7998" w:rsidRDefault="00FB7998" w:rsidP="002627BA">
      <w:pPr>
        <w:jc w:val="left"/>
        <w:rPr>
          <w:ins w:id="115" w:author="作者"/>
          <w:rFonts w:ascii="Times New Roman" w:hAnsi="Times New Roman" w:cs="Times New Roman"/>
          <w:sz w:val="24"/>
          <w:szCs w:val="24"/>
        </w:rPr>
      </w:pPr>
    </w:p>
    <w:p w14:paraId="65B191BC" w14:textId="26E56922" w:rsidR="00131B7B" w:rsidRDefault="00905D45" w:rsidP="002627BA">
      <w:pPr>
        <w:jc w:val="center"/>
        <w:rPr>
          <w:del w:id="116" w:author="作者"/>
          <w:rFonts w:ascii="Times New Roman" w:hAnsi="Times New Roman" w:cs="Times New Roman"/>
          <w:sz w:val="24"/>
          <w:szCs w:val="24"/>
        </w:rPr>
        <w:pPrChange w:id="117" w:author="作者">
          <w:pPr>
            <w:jc w:val="left"/>
          </w:pPr>
        </w:pPrChange>
      </w:pPr>
      <w:ins w:id="118" w:author="作者">
        <w:r>
          <w:rPr>
            <w:rFonts w:ascii="Times New Roman" w:hAnsi="Times New Roman" w:cs="Times New Roman"/>
            <w:sz w:val="24"/>
            <w:szCs w:val="24"/>
          </w:rPr>
          <w:tab/>
        </w:r>
        <w:del w:id="119" w:author="作者">
          <w:r w:rsidR="0090709A">
            <w:rPr>
              <w:noProof/>
            </w:rPr>
            <w:drawing>
              <wp:inline distT="0" distB="0" distL="0" distR="0" wp14:anchorId="289CCCC3" wp14:editId="22681282">
                <wp:extent cx="3825240" cy="85885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4613"/>
                        <a:stretch/>
                      </pic:blipFill>
                      <pic:spPr bwMode="auto">
                        <a:xfrm>
                          <a:off x="0" y="0"/>
                          <a:ext cx="3825572" cy="858927"/>
                        </a:xfrm>
                        <a:prstGeom prst="rect">
                          <a:avLst/>
                        </a:prstGeom>
                        <a:ln>
                          <a:noFill/>
                        </a:ln>
                        <a:extLst>
                          <a:ext uri="{53640926-AAD7-44D8-BBD7-CCE9431645EC}">
                            <a14:shadowObscured xmlns:a14="http://schemas.microsoft.com/office/drawing/2010/main"/>
                          </a:ext>
                        </a:extLst>
                      </pic:spPr>
                    </pic:pic>
                  </a:graphicData>
                </a:graphic>
              </wp:inline>
            </w:drawing>
          </w:r>
        </w:del>
      </w:ins>
    </w:p>
    <w:p w14:paraId="3201389C" w14:textId="63129748" w:rsidR="00131B7B" w:rsidRDefault="00131B7B" w:rsidP="00516102">
      <w:pPr>
        <w:jc w:val="left"/>
        <w:rPr>
          <w:ins w:id="120" w:author="作者"/>
          <w:del w:id="121" w:author="作者"/>
          <w:rFonts w:ascii="Times New Roman" w:hAnsi="Times New Roman" w:cs="Times New Roman"/>
          <w:sz w:val="24"/>
          <w:szCs w:val="24"/>
        </w:rPr>
      </w:pPr>
    </w:p>
    <w:p w14:paraId="68369A4B" w14:textId="1A1F6A3F" w:rsidR="000E6DBC" w:rsidRDefault="009316C3" w:rsidP="00516102">
      <w:pPr>
        <w:jc w:val="left"/>
        <w:rPr>
          <w:ins w:id="122" w:author="作者"/>
          <w:rFonts w:ascii="Times New Roman" w:hAnsi="Times New Roman" w:cs="Times New Roman"/>
          <w:sz w:val="24"/>
          <w:szCs w:val="24"/>
        </w:rPr>
      </w:pPr>
      <w:ins w:id="123" w:author="作者">
        <w:r>
          <w:rPr>
            <w:rFonts w:ascii="Times New Roman" w:hAnsi="Times New Roman" w:cs="Times New Roman"/>
            <w:sz w:val="24"/>
            <w:szCs w:val="24"/>
          </w:rPr>
          <w:t xml:space="preserve">An </w:t>
        </w:r>
        <w:r w:rsidRPr="009316C3">
          <w:rPr>
            <w:rFonts w:ascii="Times New Roman" w:hAnsi="Times New Roman" w:cs="Times New Roman"/>
            <w:sz w:val="24"/>
            <w:szCs w:val="24"/>
          </w:rPr>
          <w:t>ARIMA model is characterized by 3 terms: p, d, q</w:t>
        </w:r>
        <w:r w:rsidR="00386F2A">
          <w:rPr>
            <w:rFonts w:ascii="Times New Roman" w:hAnsi="Times New Roman" w:cs="Times New Roman"/>
            <w:sz w:val="24"/>
            <w:szCs w:val="24"/>
          </w:rPr>
          <w:t xml:space="preserve">, where p is the order of the </w:t>
        </w:r>
        <w:r w:rsidR="003B178F" w:rsidRPr="003B178F">
          <w:rPr>
            <w:rFonts w:ascii="Times New Roman" w:hAnsi="Times New Roman" w:cs="Times New Roman"/>
            <w:sz w:val="24"/>
            <w:szCs w:val="24"/>
          </w:rPr>
          <w:t>Auto Regressive (AR) term</w:t>
        </w:r>
        <w:del w:id="124" w:author="作者">
          <w:r w:rsidR="00386F2A">
            <w:rPr>
              <w:rFonts w:ascii="Times New Roman" w:hAnsi="Times New Roman" w:cs="Times New Roman"/>
              <w:sz w:val="24"/>
              <w:szCs w:val="24"/>
            </w:rPr>
            <w:delText>AR term</w:delText>
          </w:r>
        </w:del>
        <w:r w:rsidR="00386F2A">
          <w:rPr>
            <w:rFonts w:ascii="Times New Roman" w:hAnsi="Times New Roman" w:cs="Times New Roman"/>
            <w:sz w:val="24"/>
            <w:szCs w:val="24"/>
          </w:rPr>
          <w:t xml:space="preserve">, </w:t>
        </w:r>
        <w:r w:rsidR="001548DA">
          <w:rPr>
            <w:rFonts w:ascii="Times New Roman" w:hAnsi="Times New Roman" w:cs="Times New Roman"/>
            <w:sz w:val="24"/>
            <w:szCs w:val="24"/>
          </w:rPr>
          <w:t>d is the number of differencing required to make the time series stationary, q is th</w:t>
        </w:r>
        <w:r w:rsidR="000E6DBC">
          <w:rPr>
            <w:rFonts w:ascii="Times New Roman" w:hAnsi="Times New Roman" w:cs="Times New Roman"/>
            <w:sz w:val="24"/>
            <w:szCs w:val="24"/>
          </w:rPr>
          <w:t>e</w:t>
        </w:r>
        <w:del w:id="125" w:author="作者">
          <w:r w:rsidR="001548DA" w:rsidDel="000E6DBC">
            <w:rPr>
              <w:rFonts w:ascii="Times New Roman" w:hAnsi="Times New Roman" w:cs="Times New Roman"/>
              <w:sz w:val="24"/>
              <w:szCs w:val="24"/>
            </w:rPr>
            <w:delText>t</w:delText>
          </w:r>
        </w:del>
        <w:r w:rsidR="001548DA">
          <w:rPr>
            <w:rFonts w:ascii="Times New Roman" w:hAnsi="Times New Roman" w:cs="Times New Roman"/>
            <w:sz w:val="24"/>
            <w:szCs w:val="24"/>
          </w:rPr>
          <w:t xml:space="preserve"> order of the </w:t>
        </w:r>
        <w:r w:rsidR="008E098D" w:rsidRPr="008E098D">
          <w:rPr>
            <w:rFonts w:ascii="Times New Roman" w:hAnsi="Times New Roman" w:cs="Times New Roman"/>
            <w:sz w:val="24"/>
            <w:szCs w:val="24"/>
          </w:rPr>
          <w:t>Moving Average (MA) term</w:t>
        </w:r>
        <w:del w:id="126" w:author="作者">
          <w:r w:rsidR="001548DA">
            <w:rPr>
              <w:rFonts w:ascii="Times New Roman" w:hAnsi="Times New Roman" w:cs="Times New Roman"/>
              <w:sz w:val="24"/>
              <w:szCs w:val="24"/>
            </w:rPr>
            <w:delText>MA term</w:delText>
          </w:r>
        </w:del>
        <w:r w:rsidR="001548DA">
          <w:rPr>
            <w:rFonts w:ascii="Times New Roman" w:hAnsi="Times New Roman" w:cs="Times New Roman"/>
            <w:sz w:val="24"/>
            <w:szCs w:val="24"/>
          </w:rPr>
          <w:t xml:space="preserve">. </w:t>
        </w:r>
      </w:ins>
    </w:p>
    <w:p w14:paraId="11C52065" w14:textId="77777777" w:rsidR="000E6DBC" w:rsidRDefault="000E6DBC" w:rsidP="00516102">
      <w:pPr>
        <w:jc w:val="left"/>
        <w:rPr>
          <w:ins w:id="127" w:author="作者"/>
          <w:rFonts w:ascii="Times New Roman" w:hAnsi="Times New Roman" w:cs="Times New Roman"/>
          <w:sz w:val="24"/>
          <w:szCs w:val="24"/>
        </w:rPr>
      </w:pPr>
    </w:p>
    <w:p w14:paraId="287D59BA" w14:textId="220A7DF3" w:rsidR="00DA1162" w:rsidRDefault="00DA1162" w:rsidP="00516102">
      <w:pPr>
        <w:jc w:val="left"/>
        <w:rPr>
          <w:ins w:id="128" w:author="作者"/>
          <w:rFonts w:ascii="Times New Roman" w:hAnsi="Times New Roman" w:cs="Times New Roman" w:hint="eastAsia"/>
          <w:sz w:val="24"/>
          <w:szCs w:val="24"/>
        </w:rPr>
      </w:pPr>
      <w:ins w:id="129" w:author="作者">
        <w:r>
          <w:rPr>
            <w:rFonts w:ascii="Times New Roman" w:hAnsi="Times New Roman" w:cs="Times New Roman" w:hint="eastAsia"/>
            <w:sz w:val="24"/>
            <w:szCs w:val="24"/>
          </w:rPr>
          <w:t>2</w:t>
        </w:r>
        <w:r>
          <w:rPr>
            <w:rFonts w:ascii="Times New Roman" w:hAnsi="Times New Roman" w:cs="Times New Roman"/>
            <w:sz w:val="24"/>
            <w:szCs w:val="24"/>
          </w:rPr>
          <w:t>.1.2.1 d Value and ARIMA(p,d,q) Model</w:t>
        </w:r>
      </w:ins>
    </w:p>
    <w:p w14:paraId="43B97680" w14:textId="4C5A066F" w:rsidR="0090709A" w:rsidDel="00905D45" w:rsidRDefault="00C45845" w:rsidP="00905D45">
      <w:pPr>
        <w:ind w:firstLine="420"/>
        <w:jc w:val="left"/>
        <w:rPr>
          <w:ins w:id="130" w:author="作者"/>
          <w:del w:id="131" w:author="作者"/>
          <w:rFonts w:ascii="Times New Roman" w:hAnsi="Times New Roman" w:cs="Times New Roman"/>
          <w:sz w:val="24"/>
          <w:szCs w:val="24"/>
        </w:rPr>
        <w:pPrChange w:id="132" w:author="作者">
          <w:pPr>
            <w:jc w:val="left"/>
          </w:pPr>
        </w:pPrChange>
      </w:pPr>
      <w:ins w:id="133" w:author="作者">
        <w:r>
          <w:rPr>
            <w:rFonts w:ascii="Times New Roman" w:hAnsi="Times New Roman" w:cs="Times New Roman"/>
            <w:sz w:val="24"/>
            <w:szCs w:val="24"/>
          </w:rPr>
          <w:t xml:space="preserve">Obviously, in </w:t>
        </w:r>
        <w:r w:rsidR="00FB7998">
          <w:rPr>
            <w:rFonts w:ascii="Times New Roman" w:hAnsi="Times New Roman" w:cs="Times New Roman"/>
            <w:sz w:val="24"/>
            <w:szCs w:val="24"/>
          </w:rPr>
          <w:t xml:space="preserve">the </w:t>
        </w:r>
        <w:r>
          <w:rPr>
            <w:rFonts w:ascii="Times New Roman" w:hAnsi="Times New Roman" w:cs="Times New Roman"/>
            <w:sz w:val="24"/>
            <w:szCs w:val="24"/>
          </w:rPr>
          <w:t xml:space="preserve">previous step, we got to know </w:t>
        </w:r>
        <w:r w:rsidR="00FB7998">
          <w:rPr>
            <w:rFonts w:ascii="Times New Roman" w:hAnsi="Times New Roman" w:cs="Times New Roman"/>
            <w:sz w:val="24"/>
            <w:szCs w:val="24"/>
          </w:rPr>
          <w:t>that</w:t>
        </w:r>
        <w:del w:id="134" w:author="作者">
          <w:r w:rsidDel="00FB7998">
            <w:rPr>
              <w:rFonts w:ascii="Times New Roman" w:hAnsi="Times New Roman" w:cs="Times New Roman"/>
              <w:sz w:val="24"/>
              <w:szCs w:val="24"/>
            </w:rPr>
            <w:delText>the</w:delText>
          </w:r>
        </w:del>
        <w:r>
          <w:rPr>
            <w:rFonts w:ascii="Times New Roman" w:hAnsi="Times New Roman" w:cs="Times New Roman"/>
            <w:sz w:val="24"/>
            <w:szCs w:val="24"/>
          </w:rPr>
          <w:t xml:space="preserve"> d=</w:t>
        </w:r>
        <w:del w:id="135" w:author="作者">
          <w:r>
            <w:rPr>
              <w:rFonts w:ascii="Times New Roman" w:hAnsi="Times New Roman" w:cs="Times New Roman"/>
              <w:sz w:val="24"/>
              <w:szCs w:val="24"/>
            </w:rPr>
            <w:delText>1</w:delText>
          </w:r>
        </w:del>
        <w:r w:rsidR="00D36BAB">
          <w:rPr>
            <w:rFonts w:ascii="Times New Roman" w:hAnsi="Times New Roman" w:cs="Times New Roman"/>
            <w:sz w:val="24"/>
            <w:szCs w:val="24"/>
          </w:rPr>
          <w:t>2</w:t>
        </w:r>
        <w:r w:rsidR="000E6DBC">
          <w:rPr>
            <w:rFonts w:ascii="Times New Roman" w:hAnsi="Times New Roman" w:cs="Times New Roman"/>
            <w:sz w:val="24"/>
            <w:szCs w:val="24"/>
          </w:rPr>
          <w:t xml:space="preserve">. </w:t>
        </w:r>
        <w:r w:rsidR="00E1599F">
          <w:rPr>
            <w:rFonts w:ascii="Times New Roman" w:hAnsi="Times New Roman" w:cs="Times New Roman"/>
            <w:sz w:val="24"/>
            <w:szCs w:val="24"/>
          </w:rPr>
          <w:t>Now let’s de</w:t>
        </w:r>
        <w:r w:rsidR="00585779">
          <w:rPr>
            <w:rFonts w:ascii="Times New Roman" w:hAnsi="Times New Roman" w:cs="Times New Roman"/>
            <w:sz w:val="24"/>
            <w:szCs w:val="24"/>
          </w:rPr>
          <w:t>cide</w:t>
        </w:r>
        <w:r w:rsidR="00DC7EDA">
          <w:rPr>
            <w:rFonts w:ascii="Times New Roman" w:hAnsi="Times New Roman" w:cs="Times New Roman"/>
            <w:sz w:val="24"/>
            <w:szCs w:val="24"/>
          </w:rPr>
          <w:t xml:space="preserve"> </w:t>
        </w:r>
        <w:r w:rsidR="004E48C5">
          <w:rPr>
            <w:rFonts w:ascii="Times New Roman" w:hAnsi="Times New Roman" w:cs="Times New Roman"/>
            <w:sz w:val="24"/>
            <w:szCs w:val="24"/>
          </w:rPr>
          <w:t xml:space="preserve">the other two model </w:t>
        </w:r>
        <w:r w:rsidR="0058260A">
          <w:rPr>
            <w:rFonts w:ascii="Times New Roman" w:hAnsi="Times New Roman" w:cs="Times New Roman"/>
            <w:sz w:val="24"/>
            <w:szCs w:val="24"/>
          </w:rPr>
          <w:t xml:space="preserve">parameters p </w:t>
        </w:r>
        <w:r w:rsidR="0079243B">
          <w:rPr>
            <w:rFonts w:ascii="Times New Roman" w:hAnsi="Times New Roman" w:cs="Times New Roman"/>
            <w:sz w:val="24"/>
            <w:szCs w:val="24"/>
          </w:rPr>
          <w:t>(AR)</w:t>
        </w:r>
        <w:r w:rsidR="0058260A">
          <w:rPr>
            <w:rFonts w:ascii="Times New Roman" w:hAnsi="Times New Roman" w:cs="Times New Roman"/>
            <w:sz w:val="24"/>
            <w:szCs w:val="24"/>
          </w:rPr>
          <w:t xml:space="preserve"> </w:t>
        </w:r>
        <w:r w:rsidR="00905D45">
          <w:rPr>
            <w:rFonts w:ascii="Times New Roman" w:hAnsi="Times New Roman" w:cs="Times New Roman"/>
            <w:sz w:val="24"/>
            <w:szCs w:val="24"/>
          </w:rPr>
          <w:t>and</w:t>
        </w:r>
        <w:del w:id="136" w:author="作者">
          <w:r w:rsidR="0058260A" w:rsidDel="00905D45">
            <w:rPr>
              <w:rFonts w:ascii="Times New Roman" w:hAnsi="Times New Roman" w:cs="Times New Roman"/>
              <w:sz w:val="24"/>
              <w:szCs w:val="24"/>
            </w:rPr>
            <w:delText>&amp;</w:delText>
          </w:r>
        </w:del>
        <w:r w:rsidR="0058260A">
          <w:rPr>
            <w:rFonts w:ascii="Times New Roman" w:hAnsi="Times New Roman" w:cs="Times New Roman"/>
            <w:sz w:val="24"/>
            <w:szCs w:val="24"/>
          </w:rPr>
          <w:t xml:space="preserve"> q</w:t>
        </w:r>
        <w:r w:rsidR="0079243B">
          <w:rPr>
            <w:rFonts w:ascii="Times New Roman" w:hAnsi="Times New Roman" w:cs="Times New Roman"/>
            <w:sz w:val="24"/>
            <w:szCs w:val="24"/>
          </w:rPr>
          <w:t xml:space="preserve"> (MA)</w:t>
        </w:r>
        <w:del w:id="137" w:author="作者">
          <w:r w:rsidR="00C04087" w:rsidDel="00A05000">
            <w:rPr>
              <w:rFonts w:ascii="Times New Roman" w:hAnsi="Times New Roman" w:cs="Times New Roman"/>
              <w:sz w:val="24"/>
              <w:szCs w:val="24"/>
            </w:rPr>
            <w:delText xml:space="preserve"> </w:delText>
          </w:r>
          <w:r w:rsidR="00C04087" w:rsidDel="00A05000">
            <w:rPr>
              <w:rStyle w:val="FootnoteReference"/>
              <w:rFonts w:ascii="Times New Roman" w:hAnsi="Times New Roman" w:cs="Times New Roman"/>
              <w:sz w:val="24"/>
              <w:szCs w:val="24"/>
            </w:rPr>
            <w:footnoteReference w:id="6"/>
          </w:r>
        </w:del>
        <w:r w:rsidR="0058260A">
          <w:rPr>
            <w:rFonts w:ascii="Times New Roman" w:hAnsi="Times New Roman" w:cs="Times New Roman"/>
            <w:sz w:val="24"/>
            <w:szCs w:val="24"/>
          </w:rPr>
          <w:t>.</w:t>
        </w:r>
        <w:del w:id="141" w:author="作者">
          <w:r w:rsidR="00DC7EDA" w:rsidDel="004E48C5">
            <w:rPr>
              <w:rFonts w:ascii="Times New Roman" w:hAnsi="Times New Roman" w:cs="Times New Roman"/>
              <w:sz w:val="24"/>
              <w:szCs w:val="24"/>
            </w:rPr>
            <w:delText>what’</w:delText>
          </w:r>
        </w:del>
        <w:r w:rsidR="00905D45">
          <w:rPr>
            <w:rFonts w:ascii="Times New Roman" w:hAnsi="Times New Roman" w:cs="Times New Roman"/>
            <w:sz w:val="24"/>
            <w:szCs w:val="24"/>
          </w:rPr>
          <w:t xml:space="preserve"> This will lead to the concepts of AR model and MR model.</w:t>
        </w:r>
      </w:ins>
    </w:p>
    <w:p w14:paraId="364CA644" w14:textId="77777777" w:rsidR="0058260A" w:rsidDel="00905D45" w:rsidRDefault="0058260A" w:rsidP="00905D45">
      <w:pPr>
        <w:ind w:firstLine="420"/>
        <w:jc w:val="left"/>
        <w:rPr>
          <w:ins w:id="142" w:author="作者"/>
          <w:del w:id="143" w:author="作者"/>
          <w:rFonts w:ascii="Times New Roman" w:hAnsi="Times New Roman" w:cs="Times New Roman"/>
          <w:sz w:val="24"/>
          <w:szCs w:val="24"/>
        </w:rPr>
        <w:pPrChange w:id="144" w:author="作者">
          <w:pPr>
            <w:jc w:val="left"/>
          </w:pPr>
        </w:pPrChange>
      </w:pPr>
    </w:p>
    <w:p w14:paraId="6F17D0EB" w14:textId="2492ED96" w:rsidR="0058260A" w:rsidRPr="00FB4013" w:rsidDel="00905D45" w:rsidRDefault="00146928" w:rsidP="00905D45">
      <w:pPr>
        <w:ind w:firstLine="420"/>
        <w:jc w:val="left"/>
        <w:rPr>
          <w:ins w:id="145" w:author="作者"/>
          <w:del w:id="146" w:author="作者"/>
          <w:rFonts w:ascii="Times New Roman" w:hAnsi="Times New Roman" w:cs="Times New Roman"/>
          <w:sz w:val="24"/>
          <w:szCs w:val="24"/>
        </w:rPr>
        <w:pPrChange w:id="147" w:author="作者">
          <w:pPr>
            <w:jc w:val="left"/>
          </w:pPr>
        </w:pPrChange>
      </w:pPr>
      <w:ins w:id="148" w:author="作者">
        <w:del w:id="149" w:author="作者">
          <w:r w:rsidRPr="009920AB" w:rsidDel="00905D45">
            <w:rPr>
              <w:rFonts w:ascii="Times New Roman" w:hAnsi="Times New Roman" w:cs="Times New Roman"/>
              <w:sz w:val="24"/>
              <w:szCs w:val="24"/>
            </w:rPr>
            <w:delText>W</w:delText>
          </w:r>
          <w:r w:rsidRPr="00FB4013" w:rsidDel="00905D45">
            <w:rPr>
              <w:rFonts w:ascii="Times New Roman" w:hAnsi="Times New Roman" w:cs="Times New Roman"/>
              <w:sz w:val="24"/>
              <w:szCs w:val="24"/>
            </w:rPr>
            <w:delText xml:space="preserve">hat’s AR </w:delText>
          </w:r>
          <w:r w:rsidR="00B80FB1" w:rsidRPr="00FB4013" w:rsidDel="00905D45">
            <w:rPr>
              <w:rFonts w:ascii="Times New Roman" w:hAnsi="Times New Roman" w:cs="Times New Roman"/>
              <w:sz w:val="24"/>
              <w:szCs w:val="24"/>
            </w:rPr>
            <w:delText xml:space="preserve">and MA </w:delText>
          </w:r>
          <w:r w:rsidRPr="00FB4013" w:rsidDel="00905D45">
            <w:rPr>
              <w:rFonts w:ascii="Times New Roman" w:hAnsi="Times New Roman" w:cs="Times New Roman"/>
              <w:sz w:val="24"/>
              <w:szCs w:val="24"/>
            </w:rPr>
            <w:delText>model</w:delText>
          </w:r>
          <w:r w:rsidR="00B80FB1" w:rsidRPr="00FB4013" w:rsidDel="00905D45">
            <w:rPr>
              <w:rFonts w:ascii="Times New Roman" w:hAnsi="Times New Roman" w:cs="Times New Roman"/>
              <w:sz w:val="24"/>
              <w:szCs w:val="24"/>
            </w:rPr>
            <w:delText>s</w:delText>
          </w:r>
          <w:r w:rsidR="0080063E" w:rsidDel="00905D45">
            <w:rPr>
              <w:rFonts w:ascii="Times New Roman" w:hAnsi="Times New Roman" w:cs="Times New Roman"/>
              <w:sz w:val="24"/>
              <w:szCs w:val="24"/>
            </w:rPr>
            <w:delText>?</w:delText>
          </w:r>
          <w:r w:rsidRPr="00FB4013" w:rsidDel="00905D45">
            <w:rPr>
              <w:rFonts w:ascii="Times New Roman" w:hAnsi="Times New Roman" w:cs="Times New Roman"/>
              <w:sz w:val="24"/>
              <w:szCs w:val="24"/>
            </w:rPr>
            <w:delText>s</w:delText>
          </w:r>
        </w:del>
      </w:ins>
    </w:p>
    <w:p w14:paraId="319EDD7D" w14:textId="77777777" w:rsidR="001A4561" w:rsidRPr="00FB4013" w:rsidRDefault="001A4561" w:rsidP="00905D45">
      <w:pPr>
        <w:ind w:firstLine="420"/>
        <w:jc w:val="left"/>
        <w:rPr>
          <w:rFonts w:ascii="Times New Roman" w:hAnsi="Times New Roman" w:cs="Times New Roman"/>
          <w:sz w:val="24"/>
          <w:szCs w:val="24"/>
        </w:rPr>
        <w:pPrChange w:id="150" w:author="作者">
          <w:pPr>
            <w:jc w:val="left"/>
          </w:pPr>
        </w:pPrChange>
      </w:pPr>
    </w:p>
    <w:p w14:paraId="0034990E" w14:textId="77777777" w:rsidR="002C7D77" w:rsidRPr="00FB4013" w:rsidRDefault="003507E3" w:rsidP="00905D45">
      <w:pPr>
        <w:widowControl/>
        <w:ind w:firstLine="420"/>
        <w:jc w:val="left"/>
        <w:rPr>
          <w:ins w:id="151" w:author="作者"/>
          <w:rFonts w:ascii="Times New Roman" w:hAnsi="Times New Roman" w:cs="Times New Roman"/>
          <w:sz w:val="24"/>
          <w:szCs w:val="24"/>
        </w:rPr>
        <w:pPrChange w:id="152" w:author="作者">
          <w:pPr>
            <w:widowControl/>
            <w:jc w:val="left"/>
          </w:pPr>
        </w:pPrChange>
      </w:pPr>
      <w:ins w:id="153" w:author="作者">
        <w:r w:rsidRPr="00FB4013">
          <w:rPr>
            <w:rFonts w:ascii="Times New Roman" w:hAnsi="Times New Roman" w:cs="Times New Roman"/>
            <w:sz w:val="24"/>
            <w:szCs w:val="24"/>
          </w:rPr>
          <w:t>A pure Auto Regressive (AR only) model is one where Y</w:t>
        </w:r>
        <w:r w:rsidRPr="0005068B">
          <w:rPr>
            <w:rFonts w:ascii="Times New Roman" w:hAnsi="Times New Roman" w:cs="Times New Roman"/>
            <w:sz w:val="24"/>
            <w:szCs w:val="24"/>
            <w:vertAlign w:val="subscript"/>
            <w:rPrChange w:id="154" w:author="作者">
              <w:rPr>
                <w:rFonts w:ascii="Times New Roman" w:hAnsi="Times New Roman" w:cs="Times New Roman"/>
                <w:sz w:val="24"/>
                <w:szCs w:val="24"/>
              </w:rPr>
            </w:rPrChange>
          </w:rPr>
          <w:t>t</w:t>
        </w:r>
        <w:r w:rsidRPr="009920AB">
          <w:rPr>
            <w:rFonts w:ascii="Times New Roman" w:hAnsi="Times New Roman" w:cs="Times New Roman"/>
            <w:sz w:val="24"/>
            <w:szCs w:val="24"/>
          </w:rPr>
          <w:t xml:space="preserve"> depends only on its own lags. </w:t>
        </w:r>
        <w:r w:rsidRPr="00FB4013">
          <w:rPr>
            <w:rFonts w:ascii="Times New Roman" w:hAnsi="Times New Roman" w:cs="Times New Roman"/>
            <w:sz w:val="24"/>
            <w:szCs w:val="24"/>
          </w:rPr>
          <w:t>Which means Y</w:t>
        </w:r>
        <w:r w:rsidRPr="0005068B">
          <w:rPr>
            <w:rFonts w:ascii="Times New Roman" w:hAnsi="Times New Roman" w:cs="Times New Roman"/>
            <w:sz w:val="24"/>
            <w:szCs w:val="24"/>
            <w:vertAlign w:val="subscript"/>
            <w:rPrChange w:id="155" w:author="作者">
              <w:rPr>
                <w:rFonts w:ascii="Times New Roman" w:hAnsi="Times New Roman" w:cs="Times New Roman"/>
                <w:sz w:val="24"/>
                <w:szCs w:val="24"/>
              </w:rPr>
            </w:rPrChange>
          </w:rPr>
          <w:t>t</w:t>
        </w:r>
        <w:r w:rsidRPr="009920AB">
          <w:rPr>
            <w:rFonts w:ascii="Times New Roman" w:hAnsi="Times New Roman" w:cs="Times New Roman"/>
            <w:sz w:val="24"/>
            <w:szCs w:val="24"/>
          </w:rPr>
          <w:t xml:space="preserve"> is a function of the ‘lags of Y</w:t>
        </w:r>
        <w:r w:rsidRPr="0005068B">
          <w:rPr>
            <w:rFonts w:ascii="Times New Roman" w:hAnsi="Times New Roman" w:cs="Times New Roman"/>
            <w:sz w:val="24"/>
            <w:szCs w:val="24"/>
            <w:vertAlign w:val="subscript"/>
            <w:rPrChange w:id="156" w:author="作者">
              <w:rPr>
                <w:rFonts w:ascii="Times New Roman" w:hAnsi="Times New Roman" w:cs="Times New Roman"/>
                <w:sz w:val="24"/>
                <w:szCs w:val="24"/>
              </w:rPr>
            </w:rPrChange>
          </w:rPr>
          <w:t>t</w:t>
        </w:r>
        <w:r w:rsidRPr="009920AB">
          <w:rPr>
            <w:rFonts w:ascii="Times New Roman" w:hAnsi="Times New Roman" w:cs="Times New Roman"/>
            <w:sz w:val="24"/>
            <w:szCs w:val="24"/>
          </w:rPr>
          <w:t xml:space="preserve">’. </w:t>
        </w:r>
        <w:del w:id="157" w:author="作者">
          <w:r w:rsidRPr="00FB4013" w:rsidDel="00905D45">
            <w:rPr>
              <w:rFonts w:ascii="Times New Roman" w:hAnsi="Times New Roman" w:cs="Times New Roman"/>
              <w:sz w:val="24"/>
              <w:szCs w:val="24"/>
            </w:rPr>
            <w:delText xml:space="preserve"> </w:delText>
          </w:r>
        </w:del>
        <w:r w:rsidRPr="00FB4013">
          <w:rPr>
            <w:rFonts w:ascii="Times New Roman" w:hAnsi="Times New Roman" w:cs="Times New Roman"/>
            <w:sz w:val="24"/>
            <w:szCs w:val="24"/>
          </w:rPr>
          <w:t>This</w:t>
        </w:r>
        <w:r w:rsidR="00CE2A1C" w:rsidRPr="00FB4013">
          <w:rPr>
            <w:rFonts w:ascii="Times New Roman" w:hAnsi="Times New Roman" w:cs="Times New Roman"/>
            <w:sz w:val="24"/>
            <w:szCs w:val="24"/>
          </w:rPr>
          <w:t xml:space="preserve"> AR(p)</w:t>
        </w:r>
        <w:r w:rsidR="00602CC1" w:rsidRPr="00FB4013">
          <w:rPr>
            <w:rFonts w:ascii="Times New Roman" w:hAnsi="Times New Roman" w:cs="Times New Roman"/>
            <w:sz w:val="24"/>
            <w:szCs w:val="24"/>
          </w:rPr>
          <w:t xml:space="preserve"> model</w:t>
        </w:r>
        <w:r w:rsidRPr="00FB4013">
          <w:rPr>
            <w:rFonts w:ascii="Times New Roman" w:hAnsi="Times New Roman" w:cs="Times New Roman"/>
            <w:sz w:val="24"/>
            <w:szCs w:val="24"/>
          </w:rPr>
          <w:t xml:space="preserve"> </w:t>
        </w:r>
        <w:r w:rsidR="00C76937" w:rsidRPr="00FB4013">
          <w:rPr>
            <w:rFonts w:ascii="Times New Roman" w:hAnsi="Times New Roman" w:cs="Times New Roman"/>
            <w:sz w:val="24"/>
            <w:szCs w:val="24"/>
          </w:rPr>
          <w:t xml:space="preserve">can be </w:t>
        </w:r>
        <w:r w:rsidR="000F7435" w:rsidRPr="00FB4013">
          <w:rPr>
            <w:rFonts w:ascii="Times New Roman" w:hAnsi="Times New Roman" w:cs="Times New Roman"/>
            <w:sz w:val="24"/>
            <w:szCs w:val="24"/>
          </w:rPr>
          <w:t>depicted as below</w:t>
        </w:r>
      </w:ins>
    </w:p>
    <w:p w14:paraId="51425174" w14:textId="75736D7B" w:rsidR="001F6274" w:rsidRPr="009920AB" w:rsidRDefault="002C7D77" w:rsidP="0074543A">
      <w:pPr>
        <w:widowControl/>
        <w:jc w:val="center"/>
        <w:rPr>
          <w:ins w:id="158" w:author="作者"/>
          <w:rFonts w:ascii="Times New Roman" w:hAnsi="Times New Roman" w:cs="Times New Roman"/>
          <w:sz w:val="24"/>
          <w:szCs w:val="24"/>
        </w:rPr>
        <w:pPrChange w:id="159" w:author="作者">
          <w:pPr>
            <w:widowControl/>
            <w:jc w:val="left"/>
          </w:pPr>
        </w:pPrChange>
      </w:pPr>
      <w:ins w:id="160" w:author="作者">
        <w:del w:id="161" w:author="作者">
          <w:r w:rsidRPr="00EB16AB" w:rsidDel="000876C2">
            <w:rPr>
              <w:rStyle w:val="mjx-char"/>
              <w:rFonts w:ascii="Times New Roman" w:hAnsi="Times New Roman" w:cs="Times New Roman"/>
              <w:color w:val="333333"/>
              <w:sz w:val="24"/>
              <w:szCs w:val="24"/>
              <w:shd w:val="clear" w:color="auto" w:fill="FFFFFF"/>
              <w:rPrChange w:id="162" w:author="作者">
                <w:rPr>
                  <w:rStyle w:val="mjx-char"/>
                  <w:rFonts w:ascii="MJXc-TeX-math-Iw" w:hAnsi="MJXc-TeX-math-Iw"/>
                  <w:color w:val="333333"/>
                  <w:sz w:val="29"/>
                  <w:szCs w:val="29"/>
                  <w:shd w:val="clear" w:color="auto" w:fill="FFFFFF"/>
                </w:rPr>
              </w:rPrChange>
            </w:rPr>
            <w:delText>y</w:delText>
          </w:r>
        </w:del>
        <w:r w:rsidR="000876C2" w:rsidRPr="00EB16AB">
          <w:rPr>
            <w:rStyle w:val="mjx-char"/>
            <w:rFonts w:ascii="Times New Roman" w:hAnsi="Times New Roman" w:cs="Times New Roman"/>
            <w:color w:val="333333"/>
            <w:sz w:val="24"/>
            <w:szCs w:val="24"/>
            <w:shd w:val="clear" w:color="auto" w:fill="FFFFFF"/>
            <w:rPrChange w:id="163" w:author="作者">
              <w:rPr>
                <w:rStyle w:val="mjx-char"/>
                <w:rFonts w:ascii="MJXc-TeX-math-Iw" w:hAnsi="MJXc-TeX-math-Iw"/>
                <w:color w:val="333333"/>
                <w:sz w:val="29"/>
                <w:szCs w:val="29"/>
                <w:shd w:val="clear" w:color="auto" w:fill="FFFFFF"/>
              </w:rPr>
            </w:rPrChange>
          </w:rPr>
          <w:t>Y</w:t>
        </w:r>
        <w:r w:rsidRPr="00EB16AB">
          <w:rPr>
            <w:rStyle w:val="mjx-char"/>
            <w:rFonts w:ascii="Times New Roman" w:hAnsi="Times New Roman" w:cs="Times New Roman"/>
            <w:color w:val="333333"/>
            <w:sz w:val="24"/>
            <w:szCs w:val="24"/>
            <w:shd w:val="clear" w:color="auto" w:fill="FFFFFF"/>
            <w:vertAlign w:val="subscript"/>
            <w:rPrChange w:id="164" w:author="作者">
              <w:rPr>
                <w:rStyle w:val="mjx-char"/>
                <w:rFonts w:ascii="MJXc-TeX-math-Iw" w:hAnsi="MJXc-TeX-math-Iw"/>
                <w:color w:val="333333"/>
                <w:sz w:val="20"/>
                <w:szCs w:val="20"/>
                <w:shd w:val="clear" w:color="auto" w:fill="FFFFFF"/>
              </w:rPr>
            </w:rPrChange>
          </w:rPr>
          <w:t>t</w:t>
        </w:r>
        <w:r w:rsidR="000876C2" w:rsidRPr="00EB16AB">
          <w:rPr>
            <w:rStyle w:val="mjx-char"/>
            <w:rFonts w:ascii="Times New Roman" w:hAnsi="Times New Roman" w:cs="Times New Roman"/>
            <w:color w:val="333333"/>
            <w:sz w:val="24"/>
            <w:szCs w:val="24"/>
            <w:shd w:val="clear" w:color="auto" w:fill="FFFFFF"/>
            <w:vertAlign w:val="subscript"/>
            <w:rPrChange w:id="165" w:author="作者">
              <w:rPr>
                <w:rStyle w:val="mjx-char"/>
                <w:rFonts w:ascii="MJXc-TeX-math-Iw" w:hAnsi="MJXc-TeX-math-Iw"/>
                <w:color w:val="333333"/>
                <w:sz w:val="20"/>
                <w:szCs w:val="20"/>
                <w:shd w:val="clear" w:color="auto" w:fill="FFFFFF"/>
                <w:vertAlign w:val="subscript"/>
              </w:rPr>
            </w:rPrChange>
          </w:rPr>
          <w:t xml:space="preserve"> </w:t>
        </w:r>
        <w:r w:rsidRPr="00EB16AB">
          <w:rPr>
            <w:rStyle w:val="mjx-char"/>
            <w:rFonts w:ascii="Times New Roman" w:hAnsi="Times New Roman" w:cs="Times New Roman"/>
            <w:color w:val="333333"/>
            <w:sz w:val="24"/>
            <w:szCs w:val="24"/>
            <w:shd w:val="clear" w:color="auto" w:fill="FFFFFF"/>
            <w:rPrChange w:id="166" w:author="作者">
              <w:rPr>
                <w:rStyle w:val="mjx-char"/>
                <w:rFonts w:ascii="MJXc-TeX-main-Rw" w:hAnsi="MJXc-TeX-main-Rw"/>
                <w:color w:val="333333"/>
                <w:sz w:val="29"/>
                <w:szCs w:val="29"/>
                <w:shd w:val="clear" w:color="auto" w:fill="FFFFFF"/>
              </w:rPr>
            </w:rPrChange>
          </w:rPr>
          <w:t>=</w:t>
        </w:r>
        <w:r w:rsidR="000876C2" w:rsidRPr="00EB16AB">
          <w:rPr>
            <w:rStyle w:val="mjx-char"/>
            <w:rFonts w:ascii="Times New Roman" w:hAnsi="Times New Roman" w:cs="Times New Roman"/>
            <w:color w:val="333333"/>
            <w:sz w:val="24"/>
            <w:szCs w:val="24"/>
            <w:shd w:val="clear" w:color="auto" w:fill="FFFFFF"/>
            <w:rPrChange w:id="167" w:author="作者">
              <w:rPr>
                <w:rStyle w:val="mjx-char"/>
                <w:rFonts w:ascii="MJXc-TeX-main-Rw" w:hAnsi="MJXc-TeX-main-Rw"/>
                <w:color w:val="333333"/>
                <w:sz w:val="29"/>
                <w:szCs w:val="29"/>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168" w:author="作者">
              <w:rPr>
                <w:rStyle w:val="mjx-char"/>
                <w:rFonts w:ascii="MJXc-TeX-math-Iw" w:hAnsi="MJXc-TeX-math-Iw"/>
                <w:color w:val="333333"/>
                <w:sz w:val="29"/>
                <w:szCs w:val="29"/>
                <w:shd w:val="clear" w:color="auto" w:fill="FFFFFF"/>
              </w:rPr>
            </w:rPrChange>
          </w:rPr>
          <w:t>c</w:t>
        </w:r>
        <w:r w:rsidR="000876C2" w:rsidRPr="00EB16AB">
          <w:rPr>
            <w:rStyle w:val="mjx-char"/>
            <w:rFonts w:ascii="Times New Roman" w:hAnsi="Times New Roman" w:cs="Times New Roman"/>
            <w:color w:val="333333"/>
            <w:sz w:val="24"/>
            <w:szCs w:val="24"/>
            <w:shd w:val="clear" w:color="auto" w:fill="FFFFFF"/>
            <w:rPrChange w:id="169" w:author="作者">
              <w:rPr>
                <w:rStyle w:val="mjx-char"/>
                <w:rFonts w:ascii="MJXc-TeX-math-Iw" w:hAnsi="MJXc-TeX-math-Iw"/>
                <w:color w:val="333333"/>
                <w:sz w:val="29"/>
                <w:szCs w:val="29"/>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170" w:author="作者">
              <w:rPr>
                <w:rStyle w:val="mjx-char"/>
                <w:rFonts w:ascii="MJXc-TeX-main-Rw" w:hAnsi="MJXc-TeX-main-Rw"/>
                <w:color w:val="333333"/>
                <w:sz w:val="29"/>
                <w:szCs w:val="29"/>
                <w:shd w:val="clear" w:color="auto" w:fill="FFFFFF"/>
              </w:rPr>
            </w:rPrChange>
          </w:rPr>
          <w:t>+</w:t>
        </w:r>
        <w:r w:rsidR="000876C2" w:rsidRPr="00EB16AB">
          <w:rPr>
            <w:rStyle w:val="mjx-char"/>
            <w:rFonts w:ascii="Times New Roman" w:hAnsi="Times New Roman" w:cs="Times New Roman"/>
            <w:color w:val="333333"/>
            <w:sz w:val="24"/>
            <w:szCs w:val="24"/>
            <w:shd w:val="clear" w:color="auto" w:fill="FFFFFF"/>
            <w:rPrChange w:id="171" w:author="作者">
              <w:rPr>
                <w:rStyle w:val="mjx-char"/>
                <w:rFonts w:ascii="MJXc-TeX-main-Rw" w:hAnsi="MJXc-TeX-main-Rw"/>
                <w:color w:val="333333"/>
                <w:sz w:val="29"/>
                <w:szCs w:val="29"/>
                <w:shd w:val="clear" w:color="auto" w:fill="FFFFFF"/>
              </w:rPr>
            </w:rPrChange>
          </w:rPr>
          <w:t xml:space="preserve"> </w:t>
        </w:r>
        <w:r w:rsidR="00167D73" w:rsidRPr="00D11516">
          <w:rPr>
            <w:rStyle w:val="mjx-char"/>
            <w:rFonts w:ascii="Times New Roman" w:hAnsi="Times New Roman" w:cs="Times New Roman"/>
            <w:color w:val="333333"/>
            <w:sz w:val="24"/>
            <w:szCs w:val="24"/>
            <w:shd w:val="clear" w:color="auto" w:fill="FFFFFF"/>
            <w:rPrChange w:id="172" w:author="作者">
              <w:rPr>
                <w:rStyle w:val="mjx-char"/>
                <w:rFonts w:ascii="Times New Roman" w:hAnsi="Times New Roman" w:cs="Times New Roman"/>
                <w:color w:val="333333"/>
                <w:sz w:val="29"/>
                <w:szCs w:val="29"/>
                <w:shd w:val="clear" w:color="auto" w:fill="FFFFFF"/>
              </w:rPr>
            </w:rPrChange>
          </w:rPr>
          <w:t>ϕ</w:t>
        </w:r>
        <w:del w:id="173" w:author="作者">
          <w:r w:rsidR="00A323CB" w:rsidRPr="00FB4013">
            <w:rPr>
              <w:rFonts w:ascii="Times New Roman" w:hAnsi="Times New Roman" w:cs="Times New Roman"/>
              <w:sz w:val="24"/>
              <w:szCs w:val="24"/>
            </w:rPr>
            <w:delText>β</w:delText>
          </w:r>
          <w:r w:rsidRPr="00EB16AB" w:rsidDel="00A323CB">
            <w:rPr>
              <w:rStyle w:val="mjx-char"/>
              <w:rFonts w:ascii="Times New Roman" w:hAnsi="Times New Roman" w:cs="Times New Roman"/>
              <w:color w:val="333333"/>
              <w:sz w:val="24"/>
              <w:szCs w:val="24"/>
              <w:shd w:val="clear" w:color="auto" w:fill="FFFFFF"/>
              <w:vertAlign w:val="subscript"/>
              <w:rPrChange w:id="174" w:author="作者">
                <w:rPr>
                  <w:rStyle w:val="mjx-char"/>
                  <w:rFonts w:ascii="MJXc-TeX-math-Iw" w:hAnsi="MJXc-TeX-math-Iw"/>
                  <w:color w:val="333333"/>
                  <w:sz w:val="29"/>
                  <w:szCs w:val="29"/>
                  <w:shd w:val="clear" w:color="auto" w:fill="FFFFFF"/>
                </w:rPr>
              </w:rPrChange>
            </w:rPr>
            <w:delText>ϕ</w:delText>
          </w:r>
        </w:del>
        <w:r w:rsidRPr="00EB16AB">
          <w:rPr>
            <w:rStyle w:val="mjx-char"/>
            <w:rFonts w:ascii="Times New Roman" w:hAnsi="Times New Roman" w:cs="Times New Roman"/>
            <w:color w:val="333333"/>
            <w:sz w:val="24"/>
            <w:szCs w:val="24"/>
            <w:shd w:val="clear" w:color="auto" w:fill="FFFFFF"/>
            <w:vertAlign w:val="subscript"/>
            <w:rPrChange w:id="175" w:author="作者">
              <w:rPr>
                <w:rStyle w:val="mjx-char"/>
                <w:rFonts w:ascii="MJXc-TeX-main-Rw" w:hAnsi="MJXc-TeX-main-Rw"/>
                <w:color w:val="333333"/>
                <w:sz w:val="20"/>
                <w:szCs w:val="20"/>
                <w:shd w:val="clear" w:color="auto" w:fill="FFFFFF"/>
              </w:rPr>
            </w:rPrChange>
          </w:rPr>
          <w:t>1</w:t>
        </w:r>
        <w:del w:id="176" w:author="作者">
          <w:r w:rsidRPr="00EB16AB" w:rsidDel="000876C2">
            <w:rPr>
              <w:rStyle w:val="mjx-char"/>
              <w:rFonts w:ascii="Times New Roman" w:hAnsi="Times New Roman" w:cs="Times New Roman"/>
              <w:color w:val="333333"/>
              <w:sz w:val="24"/>
              <w:szCs w:val="24"/>
              <w:shd w:val="clear" w:color="auto" w:fill="FFFFFF"/>
              <w:rPrChange w:id="177" w:author="作者">
                <w:rPr>
                  <w:rStyle w:val="mjx-char"/>
                  <w:rFonts w:ascii="MJXc-TeX-math-Iw" w:hAnsi="MJXc-TeX-math-Iw"/>
                  <w:color w:val="333333"/>
                  <w:sz w:val="29"/>
                  <w:szCs w:val="29"/>
                  <w:shd w:val="clear" w:color="auto" w:fill="FFFFFF"/>
                </w:rPr>
              </w:rPrChange>
            </w:rPr>
            <w:delText>y</w:delText>
          </w:r>
        </w:del>
        <w:r w:rsidR="000876C2" w:rsidRPr="00EB16AB">
          <w:rPr>
            <w:rStyle w:val="mjx-char"/>
            <w:rFonts w:ascii="Times New Roman" w:hAnsi="Times New Roman" w:cs="Times New Roman"/>
            <w:color w:val="333333"/>
            <w:sz w:val="24"/>
            <w:szCs w:val="24"/>
            <w:shd w:val="clear" w:color="auto" w:fill="FFFFFF"/>
            <w:rPrChange w:id="178" w:author="作者">
              <w:rPr>
                <w:rStyle w:val="mjx-char"/>
                <w:rFonts w:ascii="MJXc-TeX-math-Iw" w:hAnsi="MJXc-TeX-math-Iw"/>
                <w:color w:val="333333"/>
                <w:sz w:val="29"/>
                <w:szCs w:val="29"/>
                <w:shd w:val="clear" w:color="auto" w:fill="FFFFFF"/>
              </w:rPr>
            </w:rPrChange>
          </w:rPr>
          <w:t>Y</w:t>
        </w:r>
        <w:r w:rsidRPr="00EB16AB">
          <w:rPr>
            <w:rStyle w:val="mjx-char"/>
            <w:rFonts w:ascii="Times New Roman" w:hAnsi="Times New Roman" w:cs="Times New Roman"/>
            <w:color w:val="333333"/>
            <w:sz w:val="24"/>
            <w:szCs w:val="24"/>
            <w:shd w:val="clear" w:color="auto" w:fill="FFFFFF"/>
            <w:rPrChange w:id="179" w:author="作者">
              <w:rPr>
                <w:rStyle w:val="mjx-char"/>
                <w:rFonts w:ascii="MJXc-TeX-math-Iw" w:hAnsi="MJXc-TeX-math-Iw"/>
                <w:color w:val="333333"/>
                <w:sz w:val="20"/>
                <w:szCs w:val="20"/>
                <w:shd w:val="clear" w:color="auto" w:fill="FFFFFF"/>
              </w:rPr>
            </w:rPrChange>
          </w:rPr>
          <w:t>t</w:t>
        </w:r>
        <w:r w:rsidRPr="00EB16AB">
          <w:rPr>
            <w:rStyle w:val="mjx-char"/>
            <w:rFonts w:ascii="Times New Roman" w:hAnsi="Times New Roman" w:cs="Times New Roman"/>
            <w:color w:val="333333"/>
            <w:sz w:val="24"/>
            <w:szCs w:val="24"/>
            <w:shd w:val="clear" w:color="auto" w:fill="FFFFFF"/>
            <w:rPrChange w:id="180" w:author="作者">
              <w:rPr>
                <w:rStyle w:val="mjx-char"/>
                <w:rFonts w:ascii="MJXc-TeX-main-Rw" w:hAnsi="MJXc-TeX-main-Rw"/>
                <w:color w:val="333333"/>
                <w:sz w:val="20"/>
                <w:szCs w:val="20"/>
                <w:shd w:val="clear" w:color="auto" w:fill="FFFFFF"/>
              </w:rPr>
            </w:rPrChange>
          </w:rPr>
          <w:t>−1</w:t>
        </w:r>
        <w:r w:rsidRPr="00EB16AB">
          <w:rPr>
            <w:rStyle w:val="mjx-char"/>
            <w:rFonts w:ascii="Times New Roman" w:hAnsi="Times New Roman" w:cs="Times New Roman"/>
            <w:color w:val="333333"/>
            <w:sz w:val="24"/>
            <w:szCs w:val="24"/>
            <w:shd w:val="clear" w:color="auto" w:fill="FFFFFF"/>
            <w:rPrChange w:id="181" w:author="作者">
              <w:rPr>
                <w:rStyle w:val="mjx-char"/>
                <w:rFonts w:ascii="MJXc-TeX-main-Rw" w:hAnsi="MJXc-TeX-main-Rw"/>
                <w:color w:val="333333"/>
                <w:sz w:val="29"/>
                <w:szCs w:val="29"/>
                <w:shd w:val="clear" w:color="auto" w:fill="FFFFFF"/>
              </w:rPr>
            </w:rPrChange>
          </w:rPr>
          <w:t>+</w:t>
        </w:r>
        <w:r w:rsidR="000876C2" w:rsidRPr="00EB16AB">
          <w:rPr>
            <w:rStyle w:val="mjx-char"/>
            <w:rFonts w:ascii="Times New Roman" w:hAnsi="Times New Roman" w:cs="Times New Roman"/>
            <w:color w:val="333333"/>
            <w:sz w:val="24"/>
            <w:szCs w:val="24"/>
            <w:shd w:val="clear" w:color="auto" w:fill="FFFFFF"/>
            <w:rPrChange w:id="182" w:author="作者">
              <w:rPr>
                <w:rStyle w:val="mjx-char"/>
                <w:rFonts w:ascii="MJXc-TeX-main-Rw" w:hAnsi="MJXc-TeX-main-Rw"/>
                <w:color w:val="333333"/>
                <w:sz w:val="29"/>
                <w:szCs w:val="29"/>
                <w:shd w:val="clear" w:color="auto" w:fill="FFFFFF"/>
              </w:rPr>
            </w:rPrChange>
          </w:rPr>
          <w:t xml:space="preserve"> </w:t>
        </w:r>
        <w:r w:rsidR="00167D73" w:rsidRPr="00D11516">
          <w:rPr>
            <w:rStyle w:val="mjx-char"/>
            <w:rFonts w:ascii="Times New Roman" w:hAnsi="Times New Roman" w:cs="Times New Roman"/>
            <w:color w:val="333333"/>
            <w:sz w:val="24"/>
            <w:szCs w:val="24"/>
            <w:shd w:val="clear" w:color="auto" w:fill="FFFFFF"/>
            <w:rPrChange w:id="183" w:author="作者">
              <w:rPr>
                <w:rStyle w:val="mjx-char"/>
                <w:rFonts w:ascii="Times New Roman" w:hAnsi="Times New Roman" w:cs="Times New Roman"/>
                <w:color w:val="333333"/>
                <w:sz w:val="29"/>
                <w:szCs w:val="29"/>
                <w:shd w:val="clear" w:color="auto" w:fill="FFFFFF"/>
              </w:rPr>
            </w:rPrChange>
          </w:rPr>
          <w:t>ϕ</w:t>
        </w:r>
        <w:del w:id="184" w:author="作者">
          <w:r w:rsidR="00A323CB" w:rsidRPr="00FB4013">
            <w:rPr>
              <w:rFonts w:ascii="Times New Roman" w:hAnsi="Times New Roman" w:cs="Times New Roman"/>
              <w:sz w:val="24"/>
              <w:szCs w:val="24"/>
            </w:rPr>
            <w:delText>β</w:delText>
          </w:r>
          <w:r w:rsidRPr="00EB16AB" w:rsidDel="00A323CB">
            <w:rPr>
              <w:rStyle w:val="mjx-char"/>
              <w:rFonts w:ascii="Times New Roman" w:hAnsi="Times New Roman" w:cs="Times New Roman"/>
              <w:color w:val="333333"/>
              <w:sz w:val="24"/>
              <w:szCs w:val="24"/>
              <w:shd w:val="clear" w:color="auto" w:fill="FFFFFF"/>
              <w:vertAlign w:val="subscript"/>
              <w:rPrChange w:id="185" w:author="作者">
                <w:rPr>
                  <w:rStyle w:val="mjx-char"/>
                  <w:rFonts w:ascii="MJXc-TeX-math-Iw" w:hAnsi="MJXc-TeX-math-Iw"/>
                  <w:color w:val="333333"/>
                  <w:sz w:val="29"/>
                  <w:szCs w:val="29"/>
                  <w:shd w:val="clear" w:color="auto" w:fill="FFFFFF"/>
                </w:rPr>
              </w:rPrChange>
            </w:rPr>
            <w:delText>ϕ</w:delText>
          </w:r>
        </w:del>
        <w:r w:rsidRPr="00EB16AB">
          <w:rPr>
            <w:rStyle w:val="mjx-char"/>
            <w:rFonts w:ascii="Times New Roman" w:hAnsi="Times New Roman" w:cs="Times New Roman"/>
            <w:color w:val="333333"/>
            <w:sz w:val="24"/>
            <w:szCs w:val="24"/>
            <w:shd w:val="clear" w:color="auto" w:fill="FFFFFF"/>
            <w:vertAlign w:val="subscript"/>
            <w:rPrChange w:id="186" w:author="作者">
              <w:rPr>
                <w:rStyle w:val="mjx-char"/>
                <w:rFonts w:ascii="MJXc-TeX-main-Rw" w:hAnsi="MJXc-TeX-main-Rw"/>
                <w:color w:val="333333"/>
                <w:sz w:val="20"/>
                <w:szCs w:val="20"/>
                <w:shd w:val="clear" w:color="auto" w:fill="FFFFFF"/>
              </w:rPr>
            </w:rPrChange>
          </w:rPr>
          <w:t>2</w:t>
        </w:r>
        <w:del w:id="187" w:author="作者">
          <w:r w:rsidRPr="00EB16AB" w:rsidDel="000876C2">
            <w:rPr>
              <w:rStyle w:val="mjx-char"/>
              <w:rFonts w:ascii="Times New Roman" w:hAnsi="Times New Roman" w:cs="Times New Roman"/>
              <w:color w:val="333333"/>
              <w:sz w:val="24"/>
              <w:szCs w:val="24"/>
              <w:shd w:val="clear" w:color="auto" w:fill="FFFFFF"/>
              <w:rPrChange w:id="188" w:author="作者">
                <w:rPr>
                  <w:rStyle w:val="mjx-char"/>
                  <w:rFonts w:ascii="MJXc-TeX-math-Iw" w:hAnsi="MJXc-TeX-math-Iw"/>
                  <w:color w:val="333333"/>
                  <w:sz w:val="29"/>
                  <w:szCs w:val="29"/>
                  <w:shd w:val="clear" w:color="auto" w:fill="FFFFFF"/>
                </w:rPr>
              </w:rPrChange>
            </w:rPr>
            <w:delText>y</w:delText>
          </w:r>
        </w:del>
        <w:r w:rsidR="000876C2" w:rsidRPr="00EB16AB">
          <w:rPr>
            <w:rStyle w:val="mjx-char"/>
            <w:rFonts w:ascii="Times New Roman" w:hAnsi="Times New Roman" w:cs="Times New Roman"/>
            <w:color w:val="333333"/>
            <w:sz w:val="24"/>
            <w:szCs w:val="24"/>
            <w:shd w:val="clear" w:color="auto" w:fill="FFFFFF"/>
            <w:rPrChange w:id="189" w:author="作者">
              <w:rPr>
                <w:rStyle w:val="mjx-char"/>
                <w:rFonts w:ascii="MJXc-TeX-math-Iw" w:hAnsi="MJXc-TeX-math-Iw"/>
                <w:color w:val="333333"/>
                <w:sz w:val="29"/>
                <w:szCs w:val="29"/>
                <w:shd w:val="clear" w:color="auto" w:fill="FFFFFF"/>
              </w:rPr>
            </w:rPrChange>
          </w:rPr>
          <w:t>Y</w:t>
        </w:r>
        <w:r w:rsidRPr="00EB16AB">
          <w:rPr>
            <w:rStyle w:val="mjx-char"/>
            <w:rFonts w:ascii="Times New Roman" w:hAnsi="Times New Roman" w:cs="Times New Roman"/>
            <w:color w:val="333333"/>
            <w:sz w:val="24"/>
            <w:szCs w:val="24"/>
            <w:shd w:val="clear" w:color="auto" w:fill="FFFFFF"/>
            <w:vertAlign w:val="subscript"/>
            <w:rPrChange w:id="190" w:author="作者">
              <w:rPr>
                <w:rStyle w:val="mjx-char"/>
                <w:rFonts w:ascii="MJXc-TeX-math-Iw" w:hAnsi="MJXc-TeX-math-Iw"/>
                <w:color w:val="333333"/>
                <w:sz w:val="20"/>
                <w:szCs w:val="20"/>
                <w:shd w:val="clear" w:color="auto" w:fill="FFFFFF"/>
              </w:rPr>
            </w:rPrChange>
          </w:rPr>
          <w:t>t</w:t>
        </w:r>
        <w:r w:rsidRPr="00EB16AB">
          <w:rPr>
            <w:rStyle w:val="mjx-char"/>
            <w:rFonts w:ascii="Times New Roman" w:hAnsi="Times New Roman" w:cs="Times New Roman"/>
            <w:color w:val="333333"/>
            <w:sz w:val="24"/>
            <w:szCs w:val="24"/>
            <w:shd w:val="clear" w:color="auto" w:fill="FFFFFF"/>
            <w:vertAlign w:val="subscript"/>
            <w:rPrChange w:id="191" w:author="作者">
              <w:rPr>
                <w:rStyle w:val="mjx-char"/>
                <w:rFonts w:ascii="MJXc-TeX-main-Rw" w:hAnsi="MJXc-TeX-main-Rw"/>
                <w:color w:val="333333"/>
                <w:sz w:val="20"/>
                <w:szCs w:val="20"/>
                <w:shd w:val="clear" w:color="auto" w:fill="FFFFFF"/>
              </w:rPr>
            </w:rPrChange>
          </w:rPr>
          <w:t>−2</w:t>
        </w:r>
        <w:r w:rsidR="000876C2" w:rsidRPr="00EB16AB">
          <w:rPr>
            <w:rStyle w:val="mjx-char"/>
            <w:rFonts w:ascii="Times New Roman" w:hAnsi="Times New Roman" w:cs="Times New Roman"/>
            <w:color w:val="333333"/>
            <w:sz w:val="24"/>
            <w:szCs w:val="24"/>
            <w:shd w:val="clear" w:color="auto" w:fill="FFFFFF"/>
            <w:rPrChange w:id="192" w:author="作者">
              <w:rPr>
                <w:rStyle w:val="mjx-char"/>
                <w:rFonts w:ascii="MJXc-TeX-main-Rw" w:hAnsi="MJXc-TeX-main-Rw"/>
                <w:color w:val="333333"/>
                <w:sz w:val="20"/>
                <w:szCs w:val="20"/>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193" w:author="作者">
              <w:rPr>
                <w:rStyle w:val="mjx-char"/>
                <w:rFonts w:ascii="MJXc-TeX-main-Rw" w:hAnsi="MJXc-TeX-main-Rw"/>
                <w:color w:val="333333"/>
                <w:sz w:val="29"/>
                <w:szCs w:val="29"/>
                <w:shd w:val="clear" w:color="auto" w:fill="FFFFFF"/>
              </w:rPr>
            </w:rPrChange>
          </w:rPr>
          <w:t>+</w:t>
        </w:r>
        <w:r w:rsidRPr="00EB16AB">
          <w:rPr>
            <w:rStyle w:val="mjx-char"/>
            <w:rFonts w:ascii="MS Mincho" w:eastAsia="MS Mincho" w:hAnsi="MS Mincho" w:cs="MS Mincho"/>
            <w:color w:val="333333"/>
            <w:sz w:val="24"/>
            <w:szCs w:val="24"/>
            <w:shd w:val="clear" w:color="auto" w:fill="FFFFFF"/>
            <w:rPrChange w:id="194" w:author="作者">
              <w:rPr>
                <w:rStyle w:val="mjx-char"/>
                <w:rFonts w:ascii="MJXc-TeX-main-Rw" w:hAnsi="MJXc-TeX-main-Rw"/>
                <w:color w:val="333333"/>
                <w:sz w:val="29"/>
                <w:szCs w:val="29"/>
                <w:shd w:val="clear" w:color="auto" w:fill="FFFFFF"/>
              </w:rPr>
            </w:rPrChange>
          </w:rPr>
          <w:t>⋯</w:t>
        </w:r>
        <w:r w:rsidRPr="00EB16AB">
          <w:rPr>
            <w:rStyle w:val="mjx-char"/>
            <w:rFonts w:ascii="Times New Roman" w:hAnsi="Times New Roman" w:cs="Times New Roman"/>
            <w:color w:val="333333"/>
            <w:sz w:val="24"/>
            <w:szCs w:val="24"/>
            <w:shd w:val="clear" w:color="auto" w:fill="FFFFFF"/>
            <w:rPrChange w:id="195" w:author="作者">
              <w:rPr>
                <w:rStyle w:val="mjx-char"/>
                <w:rFonts w:ascii="MJXc-TeX-main-Rw" w:hAnsi="MJXc-TeX-main-Rw"/>
                <w:color w:val="333333"/>
                <w:sz w:val="29"/>
                <w:szCs w:val="29"/>
                <w:shd w:val="clear" w:color="auto" w:fill="FFFFFF"/>
              </w:rPr>
            </w:rPrChange>
          </w:rPr>
          <w:t>+</w:t>
        </w:r>
        <w:r w:rsidR="000876C2" w:rsidRPr="00EB16AB">
          <w:rPr>
            <w:rStyle w:val="mjx-char"/>
            <w:rFonts w:ascii="Times New Roman" w:hAnsi="Times New Roman" w:cs="Times New Roman"/>
            <w:color w:val="333333"/>
            <w:sz w:val="24"/>
            <w:szCs w:val="24"/>
            <w:shd w:val="clear" w:color="auto" w:fill="FFFFFF"/>
            <w:rPrChange w:id="196" w:author="作者">
              <w:rPr>
                <w:rStyle w:val="mjx-char"/>
                <w:rFonts w:ascii="MJXc-TeX-main-Rw" w:hAnsi="MJXc-TeX-main-Rw"/>
                <w:color w:val="333333"/>
                <w:sz w:val="29"/>
                <w:szCs w:val="29"/>
                <w:shd w:val="clear" w:color="auto" w:fill="FFFFFF"/>
              </w:rPr>
            </w:rPrChange>
          </w:rPr>
          <w:t xml:space="preserve"> </w:t>
        </w:r>
        <w:r w:rsidR="00167D73" w:rsidRPr="00D11516">
          <w:rPr>
            <w:rStyle w:val="mjx-char"/>
            <w:rFonts w:ascii="Times New Roman" w:hAnsi="Times New Roman" w:cs="Times New Roman"/>
            <w:color w:val="333333"/>
            <w:sz w:val="24"/>
            <w:szCs w:val="24"/>
            <w:shd w:val="clear" w:color="auto" w:fill="FFFFFF"/>
            <w:rPrChange w:id="197" w:author="作者">
              <w:rPr>
                <w:rStyle w:val="mjx-char"/>
                <w:rFonts w:ascii="Times New Roman" w:hAnsi="Times New Roman" w:cs="Times New Roman"/>
                <w:color w:val="333333"/>
                <w:sz w:val="29"/>
                <w:szCs w:val="29"/>
                <w:shd w:val="clear" w:color="auto" w:fill="FFFFFF"/>
              </w:rPr>
            </w:rPrChange>
          </w:rPr>
          <w:t>ϕ</w:t>
        </w:r>
        <w:del w:id="198" w:author="作者">
          <w:r w:rsidR="00A323CB" w:rsidRPr="00FB4013">
            <w:rPr>
              <w:rFonts w:ascii="Times New Roman" w:hAnsi="Times New Roman" w:cs="Times New Roman"/>
              <w:sz w:val="24"/>
              <w:szCs w:val="24"/>
            </w:rPr>
            <w:delText>β</w:delText>
          </w:r>
          <w:r w:rsidRPr="00EB16AB" w:rsidDel="00A323CB">
            <w:rPr>
              <w:rStyle w:val="mjx-char"/>
              <w:rFonts w:ascii="Times New Roman" w:hAnsi="Times New Roman" w:cs="Times New Roman"/>
              <w:color w:val="333333"/>
              <w:sz w:val="24"/>
              <w:szCs w:val="24"/>
              <w:shd w:val="clear" w:color="auto" w:fill="FFFFFF"/>
              <w:vertAlign w:val="subscript"/>
              <w:rPrChange w:id="199" w:author="作者">
                <w:rPr>
                  <w:rStyle w:val="mjx-char"/>
                  <w:rFonts w:ascii="MJXc-TeX-math-Iw" w:hAnsi="MJXc-TeX-math-Iw"/>
                  <w:color w:val="333333"/>
                  <w:sz w:val="29"/>
                  <w:szCs w:val="29"/>
                  <w:shd w:val="clear" w:color="auto" w:fill="FFFFFF"/>
                </w:rPr>
              </w:rPrChange>
            </w:rPr>
            <w:delText>ϕ</w:delText>
          </w:r>
        </w:del>
        <w:r w:rsidRPr="00EB16AB">
          <w:rPr>
            <w:rStyle w:val="mjx-char"/>
            <w:rFonts w:ascii="Times New Roman" w:hAnsi="Times New Roman" w:cs="Times New Roman"/>
            <w:color w:val="333333"/>
            <w:sz w:val="24"/>
            <w:szCs w:val="24"/>
            <w:shd w:val="clear" w:color="auto" w:fill="FFFFFF"/>
            <w:vertAlign w:val="subscript"/>
            <w:rPrChange w:id="200" w:author="作者">
              <w:rPr>
                <w:rStyle w:val="mjx-char"/>
                <w:rFonts w:ascii="MJXc-TeX-math-Iw" w:hAnsi="MJXc-TeX-math-Iw"/>
                <w:color w:val="333333"/>
                <w:sz w:val="20"/>
                <w:szCs w:val="20"/>
                <w:shd w:val="clear" w:color="auto" w:fill="FFFFFF"/>
              </w:rPr>
            </w:rPrChange>
          </w:rPr>
          <w:t>p</w:t>
        </w:r>
        <w:del w:id="201" w:author="作者">
          <w:r w:rsidRPr="00EB16AB" w:rsidDel="000876C2">
            <w:rPr>
              <w:rStyle w:val="mjx-char"/>
              <w:rFonts w:ascii="Times New Roman" w:hAnsi="Times New Roman" w:cs="Times New Roman"/>
              <w:color w:val="333333"/>
              <w:sz w:val="24"/>
              <w:szCs w:val="24"/>
              <w:shd w:val="clear" w:color="auto" w:fill="FFFFFF"/>
              <w:rPrChange w:id="202" w:author="作者">
                <w:rPr>
                  <w:rStyle w:val="mjx-char"/>
                  <w:rFonts w:ascii="MJXc-TeX-math-Iw" w:hAnsi="MJXc-TeX-math-Iw"/>
                  <w:color w:val="333333"/>
                  <w:sz w:val="29"/>
                  <w:szCs w:val="29"/>
                  <w:shd w:val="clear" w:color="auto" w:fill="FFFFFF"/>
                </w:rPr>
              </w:rPrChange>
            </w:rPr>
            <w:delText>y</w:delText>
          </w:r>
        </w:del>
        <w:r w:rsidR="000876C2" w:rsidRPr="00EB16AB">
          <w:rPr>
            <w:rStyle w:val="mjx-char"/>
            <w:rFonts w:ascii="Times New Roman" w:hAnsi="Times New Roman" w:cs="Times New Roman"/>
            <w:color w:val="333333"/>
            <w:sz w:val="24"/>
            <w:szCs w:val="24"/>
            <w:shd w:val="clear" w:color="auto" w:fill="FFFFFF"/>
            <w:rPrChange w:id="203" w:author="作者">
              <w:rPr>
                <w:rStyle w:val="mjx-char"/>
                <w:rFonts w:ascii="MJXc-TeX-math-Iw" w:hAnsi="MJXc-TeX-math-Iw"/>
                <w:color w:val="333333"/>
                <w:sz w:val="29"/>
                <w:szCs w:val="29"/>
                <w:shd w:val="clear" w:color="auto" w:fill="FFFFFF"/>
              </w:rPr>
            </w:rPrChange>
          </w:rPr>
          <w:t>Y</w:t>
        </w:r>
        <w:r w:rsidRPr="00EB16AB">
          <w:rPr>
            <w:rStyle w:val="mjx-char"/>
            <w:rFonts w:ascii="Times New Roman" w:hAnsi="Times New Roman" w:cs="Times New Roman"/>
            <w:color w:val="333333"/>
            <w:sz w:val="24"/>
            <w:szCs w:val="24"/>
            <w:shd w:val="clear" w:color="auto" w:fill="FFFFFF"/>
            <w:vertAlign w:val="subscript"/>
            <w:rPrChange w:id="204" w:author="作者">
              <w:rPr>
                <w:rStyle w:val="mjx-char"/>
                <w:rFonts w:ascii="MJXc-TeX-math-Iw" w:hAnsi="MJXc-TeX-math-Iw"/>
                <w:color w:val="333333"/>
                <w:sz w:val="20"/>
                <w:szCs w:val="20"/>
                <w:shd w:val="clear" w:color="auto" w:fill="FFFFFF"/>
              </w:rPr>
            </w:rPrChange>
          </w:rPr>
          <w:t>t</w:t>
        </w:r>
        <w:r w:rsidRPr="00EB16AB">
          <w:rPr>
            <w:rStyle w:val="mjx-char"/>
            <w:rFonts w:ascii="Times New Roman" w:hAnsi="Times New Roman" w:cs="Times New Roman"/>
            <w:color w:val="333333"/>
            <w:sz w:val="24"/>
            <w:szCs w:val="24"/>
            <w:shd w:val="clear" w:color="auto" w:fill="FFFFFF"/>
            <w:vertAlign w:val="subscript"/>
            <w:rPrChange w:id="205" w:author="作者">
              <w:rPr>
                <w:rStyle w:val="mjx-char"/>
                <w:rFonts w:ascii="MJXc-TeX-main-Rw" w:hAnsi="MJXc-TeX-main-Rw"/>
                <w:color w:val="333333"/>
                <w:sz w:val="20"/>
                <w:szCs w:val="20"/>
                <w:shd w:val="clear" w:color="auto" w:fill="FFFFFF"/>
              </w:rPr>
            </w:rPrChange>
          </w:rPr>
          <w:t>−</w:t>
        </w:r>
        <w:r w:rsidRPr="00EB16AB">
          <w:rPr>
            <w:rStyle w:val="mjx-char"/>
            <w:rFonts w:ascii="Times New Roman" w:hAnsi="Times New Roman" w:cs="Times New Roman"/>
            <w:color w:val="333333"/>
            <w:sz w:val="24"/>
            <w:szCs w:val="24"/>
            <w:shd w:val="clear" w:color="auto" w:fill="FFFFFF"/>
            <w:vertAlign w:val="subscript"/>
            <w:rPrChange w:id="206" w:author="作者">
              <w:rPr>
                <w:rStyle w:val="mjx-char"/>
                <w:rFonts w:ascii="MJXc-TeX-math-Iw" w:hAnsi="MJXc-TeX-math-Iw"/>
                <w:color w:val="333333"/>
                <w:sz w:val="20"/>
                <w:szCs w:val="20"/>
                <w:shd w:val="clear" w:color="auto" w:fill="FFFFFF"/>
              </w:rPr>
            </w:rPrChange>
          </w:rPr>
          <w:t>p</w:t>
        </w:r>
        <w:r w:rsidR="000876C2" w:rsidRPr="00EB16AB">
          <w:rPr>
            <w:rStyle w:val="mjx-char"/>
            <w:rFonts w:ascii="Times New Roman" w:hAnsi="Times New Roman" w:cs="Times New Roman"/>
            <w:color w:val="333333"/>
            <w:sz w:val="24"/>
            <w:szCs w:val="24"/>
            <w:shd w:val="clear" w:color="auto" w:fill="FFFFFF"/>
            <w:rPrChange w:id="207" w:author="作者">
              <w:rPr>
                <w:rStyle w:val="mjx-char"/>
                <w:rFonts w:ascii="MJXc-TeX-math-Iw" w:hAnsi="MJXc-TeX-math-Iw"/>
                <w:color w:val="333333"/>
                <w:sz w:val="20"/>
                <w:szCs w:val="20"/>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208" w:author="作者">
              <w:rPr>
                <w:rStyle w:val="mjx-char"/>
                <w:rFonts w:ascii="MJXc-TeX-main-Rw" w:hAnsi="MJXc-TeX-main-Rw"/>
                <w:color w:val="333333"/>
                <w:sz w:val="29"/>
                <w:szCs w:val="29"/>
                <w:shd w:val="clear" w:color="auto" w:fill="FFFFFF"/>
              </w:rPr>
            </w:rPrChange>
          </w:rPr>
          <w:t>+</w:t>
        </w:r>
        <w:r w:rsidR="000876C2" w:rsidRPr="00EB16AB">
          <w:rPr>
            <w:rStyle w:val="mjx-char"/>
            <w:rFonts w:ascii="Times New Roman" w:hAnsi="Times New Roman" w:cs="Times New Roman"/>
            <w:color w:val="333333"/>
            <w:sz w:val="24"/>
            <w:szCs w:val="24"/>
            <w:shd w:val="clear" w:color="auto" w:fill="FFFFFF"/>
            <w:rPrChange w:id="209" w:author="作者">
              <w:rPr>
                <w:rStyle w:val="mjx-char"/>
                <w:rFonts w:ascii="MJXc-TeX-main-Rw" w:hAnsi="MJXc-TeX-main-Rw"/>
                <w:color w:val="333333"/>
                <w:sz w:val="29"/>
                <w:szCs w:val="29"/>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210" w:author="作者">
              <w:rPr>
                <w:rStyle w:val="mjx-char"/>
                <w:rFonts w:ascii="MJXc-TeX-math-Iw" w:hAnsi="MJXc-TeX-math-Iw"/>
                <w:color w:val="333333"/>
                <w:sz w:val="29"/>
                <w:szCs w:val="29"/>
                <w:shd w:val="clear" w:color="auto" w:fill="FFFFFF"/>
              </w:rPr>
            </w:rPrChange>
          </w:rPr>
          <w:t>ε</w:t>
        </w:r>
        <w:r w:rsidRPr="00EB16AB">
          <w:rPr>
            <w:rStyle w:val="mjx-char"/>
            <w:rFonts w:ascii="Times New Roman" w:hAnsi="Times New Roman" w:cs="Times New Roman"/>
            <w:color w:val="333333"/>
            <w:sz w:val="24"/>
            <w:szCs w:val="24"/>
            <w:shd w:val="clear" w:color="auto" w:fill="FFFFFF"/>
            <w:vertAlign w:val="subscript"/>
            <w:rPrChange w:id="211" w:author="作者">
              <w:rPr>
                <w:rStyle w:val="mjx-char"/>
                <w:rFonts w:ascii="MJXc-TeX-math-Iw" w:hAnsi="MJXc-TeX-math-Iw"/>
                <w:color w:val="333333"/>
                <w:sz w:val="20"/>
                <w:szCs w:val="20"/>
                <w:shd w:val="clear" w:color="auto" w:fill="FFFFFF"/>
              </w:rPr>
            </w:rPrChange>
          </w:rPr>
          <w:t>t</w:t>
        </w:r>
        <w:r w:rsidR="001119D2" w:rsidRPr="00D11516">
          <w:rPr>
            <w:rStyle w:val="mjx-char"/>
            <w:rFonts w:ascii="Times New Roman" w:hAnsi="Times New Roman" w:cs="Times New Roman"/>
            <w:color w:val="333333"/>
            <w:sz w:val="24"/>
            <w:szCs w:val="24"/>
            <w:shd w:val="clear" w:color="auto" w:fill="FFFFFF"/>
            <w:vertAlign w:val="subscript"/>
            <w:rPrChange w:id="212" w:author="作者">
              <w:rPr>
                <w:rStyle w:val="mjx-char"/>
                <w:rFonts w:ascii="Times New Roman" w:hAnsi="Times New Roman" w:cs="Times New Roman"/>
                <w:color w:val="333333"/>
                <w:sz w:val="20"/>
                <w:szCs w:val="20"/>
                <w:shd w:val="clear" w:color="auto" w:fill="FFFFFF"/>
                <w:vertAlign w:val="subscript"/>
              </w:rPr>
            </w:rPrChange>
          </w:rPr>
          <w:t xml:space="preserve"> </w:t>
        </w:r>
        <w:r w:rsidRPr="00EB16AB">
          <w:rPr>
            <w:rStyle w:val="mjx-char"/>
            <w:rFonts w:ascii="Times New Roman" w:hAnsi="Times New Roman" w:cs="Times New Roman"/>
            <w:color w:val="333333"/>
            <w:sz w:val="24"/>
            <w:szCs w:val="24"/>
            <w:shd w:val="clear" w:color="auto" w:fill="FFFFFF"/>
            <w:rPrChange w:id="213" w:author="作者">
              <w:rPr>
                <w:rStyle w:val="mjx-char"/>
                <w:rFonts w:ascii="MJXc-TeX-main-Rw" w:hAnsi="MJXc-TeX-main-Rw"/>
                <w:color w:val="333333"/>
                <w:sz w:val="29"/>
                <w:szCs w:val="29"/>
                <w:shd w:val="clear" w:color="auto" w:fill="FFFFFF"/>
              </w:rPr>
            </w:rPrChange>
          </w:rPr>
          <w:t>,</w:t>
        </w:r>
        <w:del w:id="214" w:author="作者">
          <w:r w:rsidR="001F6274" w:rsidRPr="00FB4013" w:rsidDel="00CE23B9">
            <w:rPr>
              <w:rFonts w:ascii="Times New Roman" w:hAnsi="Times New Roman" w:cs="Times New Roman"/>
              <w:sz w:val="24"/>
              <w:szCs w:val="24"/>
            </w:rPr>
            <w:br/>
          </w:r>
          <w:r w:rsidR="001F6274" w:rsidRPr="00EB16AB">
            <w:rPr>
              <w:rFonts w:ascii="Times New Roman" w:hAnsi="Times New Roman" w:cs="Times New Roman"/>
              <w:sz w:val="24"/>
              <w:szCs w:val="24"/>
              <w:rPrChange w:id="215" w:author="作者">
                <w:rPr>
                  <w:noProof/>
                </w:rPr>
              </w:rPrChange>
            </w:rPr>
            <w:drawing>
              <wp:inline distT="0" distB="0" distL="0" distR="0" wp14:anchorId="262C3480" wp14:editId="22C258EB">
                <wp:extent cx="5274310" cy="7270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del>
      </w:ins>
    </w:p>
    <w:p w14:paraId="0D3F9237" w14:textId="32A66741" w:rsidR="00977559" w:rsidRPr="00FB4013" w:rsidDel="00905D45" w:rsidRDefault="00977559" w:rsidP="00905D45">
      <w:pPr>
        <w:widowControl/>
        <w:ind w:firstLine="420"/>
        <w:jc w:val="left"/>
        <w:rPr>
          <w:ins w:id="216" w:author="作者"/>
          <w:del w:id="217" w:author="作者"/>
          <w:rFonts w:ascii="Times New Roman" w:hAnsi="Times New Roman" w:cs="Times New Roman"/>
          <w:sz w:val="24"/>
          <w:szCs w:val="24"/>
        </w:rPr>
        <w:pPrChange w:id="218" w:author="作者">
          <w:pPr>
            <w:widowControl/>
            <w:jc w:val="left"/>
          </w:pPr>
        </w:pPrChange>
      </w:pPr>
      <w:ins w:id="219" w:author="作者">
        <w:r w:rsidRPr="00FB4013">
          <w:rPr>
            <w:rFonts w:ascii="Times New Roman" w:hAnsi="Times New Roman" w:cs="Times New Roman"/>
            <w:sz w:val="24"/>
            <w:szCs w:val="24"/>
          </w:rPr>
          <w:t>w</w:t>
        </w:r>
        <w:del w:id="220" w:author="作者">
          <w:r w:rsidR="001F6274" w:rsidRPr="00FB4013" w:rsidDel="00977559">
            <w:rPr>
              <w:rFonts w:ascii="Times New Roman" w:hAnsi="Times New Roman" w:cs="Times New Roman"/>
              <w:sz w:val="24"/>
              <w:szCs w:val="24"/>
            </w:rPr>
            <w:delText>W</w:delText>
          </w:r>
        </w:del>
        <w:r w:rsidR="001F6274" w:rsidRPr="00FB4013">
          <w:rPr>
            <w:rFonts w:ascii="Times New Roman" w:hAnsi="Times New Roman" w:cs="Times New Roman"/>
            <w:sz w:val="24"/>
            <w:szCs w:val="24"/>
          </w:rPr>
          <w:t>here,</w:t>
        </w:r>
        <w:r w:rsidRPr="00FB4013">
          <w:rPr>
            <w:rFonts w:ascii="Times New Roman" w:hAnsi="Times New Roman" w:cs="Times New Roman"/>
            <w:sz w:val="24"/>
            <w:szCs w:val="24"/>
          </w:rPr>
          <w:t xml:space="preserve"> Y</w:t>
        </w:r>
        <w:r w:rsidRPr="005C1CCD">
          <w:rPr>
            <w:rFonts w:ascii="Times New Roman" w:hAnsi="Times New Roman" w:cs="Times New Roman"/>
            <w:sz w:val="24"/>
            <w:szCs w:val="24"/>
            <w:vertAlign w:val="subscript"/>
            <w:rPrChange w:id="221" w:author="作者">
              <w:rPr>
                <w:rFonts w:ascii="Times New Roman" w:hAnsi="Times New Roman" w:cs="Times New Roman"/>
                <w:sz w:val="24"/>
                <w:szCs w:val="24"/>
              </w:rPr>
            </w:rPrChange>
          </w:rPr>
          <w:t>t</w:t>
        </w:r>
        <w:r w:rsidRPr="009920AB">
          <w:rPr>
            <w:rFonts w:ascii="Times New Roman" w:hAnsi="Times New Roman" w:cs="Times New Roman"/>
            <w:sz w:val="24"/>
            <w:szCs w:val="24"/>
          </w:rPr>
          <w:t xml:space="preserve"> is the lag 1</w:t>
        </w:r>
        <w:r w:rsidRPr="00FB4013">
          <w:rPr>
            <w:rFonts w:ascii="Times New Roman" w:hAnsi="Times New Roman" w:cs="Times New Roman"/>
            <w:sz w:val="24"/>
            <w:szCs w:val="24"/>
          </w:rPr>
          <w:t xml:space="preserve"> of series, </w:t>
        </w:r>
        <w:del w:id="222" w:author="作者">
          <w:r w:rsidR="00991171" w:rsidRPr="00FB4013">
            <w:rPr>
              <w:rFonts w:ascii="Times New Roman" w:hAnsi="Times New Roman" w:cs="Times New Roman"/>
              <w:sz w:val="24"/>
              <w:szCs w:val="24"/>
            </w:rPr>
            <w:delText>β</w:delText>
          </w:r>
        </w:del>
        <w:r w:rsidR="00167D73" w:rsidRPr="00D11516">
          <w:rPr>
            <w:rStyle w:val="mjx-char"/>
            <w:rFonts w:ascii="Times New Roman" w:hAnsi="Times New Roman" w:cs="Times New Roman"/>
            <w:color w:val="333333"/>
            <w:sz w:val="24"/>
            <w:szCs w:val="24"/>
            <w:shd w:val="clear" w:color="auto" w:fill="FFFFFF"/>
            <w:rPrChange w:id="223" w:author="作者">
              <w:rPr>
                <w:rStyle w:val="mjx-char"/>
                <w:rFonts w:ascii="Times New Roman" w:hAnsi="Times New Roman" w:cs="Times New Roman"/>
                <w:color w:val="333333"/>
                <w:sz w:val="29"/>
                <w:szCs w:val="29"/>
                <w:shd w:val="clear" w:color="auto" w:fill="FFFFFF"/>
              </w:rPr>
            </w:rPrChange>
          </w:rPr>
          <w:t>ϕ</w:t>
        </w:r>
        <w:r w:rsidR="00047374" w:rsidRPr="00F06A2B">
          <w:rPr>
            <w:rFonts w:ascii="Times New Roman" w:hAnsi="Times New Roman" w:cs="Times New Roman"/>
            <w:sz w:val="24"/>
            <w:szCs w:val="24"/>
            <w:vertAlign w:val="subscript"/>
            <w:rPrChange w:id="224" w:author="作者">
              <w:rPr>
                <w:rFonts w:ascii="Times New Roman" w:hAnsi="Times New Roman" w:cs="Times New Roman"/>
                <w:sz w:val="24"/>
                <w:szCs w:val="24"/>
              </w:rPr>
            </w:rPrChange>
          </w:rPr>
          <w:t>1</w:t>
        </w:r>
        <w:r w:rsidR="00991171" w:rsidRPr="009920AB">
          <w:rPr>
            <w:rFonts w:ascii="Times New Roman" w:hAnsi="Times New Roman" w:cs="Times New Roman"/>
            <w:sz w:val="24"/>
            <w:szCs w:val="24"/>
          </w:rPr>
          <w:t xml:space="preserve"> is </w:t>
        </w:r>
        <w:r w:rsidR="001B3EA1" w:rsidRPr="00FB4013">
          <w:rPr>
            <w:rFonts w:ascii="Times New Roman" w:hAnsi="Times New Roman" w:cs="Times New Roman"/>
            <w:sz w:val="24"/>
            <w:szCs w:val="24"/>
          </w:rPr>
          <w:t xml:space="preserve">the coefficient of lag 1 that the model estimates, and </w:t>
        </w:r>
        <w:del w:id="225" w:author="作者">
          <w:r w:rsidR="001B3EA1" w:rsidRPr="00FB4013">
            <w:rPr>
              <w:rFonts w:ascii="Times New Roman" w:hAnsi="Times New Roman" w:cs="Times New Roman"/>
              <w:sz w:val="24"/>
              <w:szCs w:val="24"/>
            </w:rPr>
            <w:delText>α</w:delText>
          </w:r>
        </w:del>
        <w:r w:rsidR="00167D73" w:rsidRPr="00FB4013">
          <w:rPr>
            <w:rFonts w:ascii="Times New Roman" w:hAnsi="Times New Roman" w:cs="Times New Roman"/>
            <w:sz w:val="24"/>
            <w:szCs w:val="24"/>
          </w:rPr>
          <w:t>c</w:t>
        </w:r>
        <w:r w:rsidR="00596EBC" w:rsidRPr="00FB4013">
          <w:rPr>
            <w:rFonts w:ascii="Times New Roman" w:hAnsi="Times New Roman" w:cs="Times New Roman"/>
            <w:sz w:val="24"/>
            <w:szCs w:val="24"/>
          </w:rPr>
          <w:t xml:space="preserve"> is the </w:t>
        </w:r>
        <w:r w:rsidR="00096368" w:rsidRPr="00FB4013">
          <w:rPr>
            <w:rFonts w:ascii="Times New Roman" w:hAnsi="Times New Roman" w:cs="Times New Roman"/>
            <w:sz w:val="24"/>
            <w:szCs w:val="24"/>
          </w:rPr>
          <w:t>intercept</w:t>
        </w:r>
        <w:del w:id="226" w:author="作者">
          <w:r w:rsidR="00596EBC" w:rsidRPr="00FB4013">
            <w:rPr>
              <w:rFonts w:ascii="Times New Roman" w:hAnsi="Times New Roman" w:cs="Times New Roman"/>
              <w:sz w:val="24"/>
              <w:szCs w:val="24"/>
            </w:rPr>
            <w:delText>white noise</w:delText>
          </w:r>
        </w:del>
        <w:r w:rsidR="00596EBC" w:rsidRPr="00FB4013">
          <w:rPr>
            <w:rFonts w:ascii="Times New Roman" w:hAnsi="Times New Roman" w:cs="Times New Roman"/>
            <w:sz w:val="24"/>
            <w:szCs w:val="24"/>
          </w:rPr>
          <w:t xml:space="preserve">, </w:t>
        </w:r>
        <w:r w:rsidR="00DF0591" w:rsidRPr="00FB4013">
          <w:rPr>
            <w:rFonts w:ascii="Times New Roman" w:hAnsi="Times New Roman" w:cs="Times New Roman"/>
            <w:sz w:val="24"/>
            <w:szCs w:val="24"/>
          </w:rPr>
          <w:t>ε</w:t>
        </w:r>
        <w:r w:rsidR="00CE23B9" w:rsidRPr="00FB4013">
          <w:rPr>
            <w:rFonts w:ascii="Times New Roman" w:hAnsi="Times New Roman" w:cs="Times New Roman"/>
            <w:sz w:val="24"/>
            <w:szCs w:val="24"/>
            <w:vertAlign w:val="subscript"/>
          </w:rPr>
          <w:t>t</w:t>
        </w:r>
        <w:del w:id="227" w:author="作者">
          <w:r w:rsidR="00900D61" w:rsidRPr="00B00221">
            <w:rPr>
              <w:rFonts w:ascii="Times New Roman" w:hAnsi="Times New Roman" w:cs="Times New Roman"/>
              <w:sz w:val="24"/>
              <w:szCs w:val="24"/>
              <w:vertAlign w:val="subscript"/>
              <w:rPrChange w:id="228" w:author="作者">
                <w:rPr>
                  <w:rFonts w:ascii="Times New Roman" w:hAnsi="Times New Roman" w:cs="Times New Roman"/>
                  <w:sz w:val="24"/>
                  <w:szCs w:val="24"/>
                </w:rPr>
              </w:rPrChange>
            </w:rPr>
            <w:delText>1</w:delText>
          </w:r>
        </w:del>
        <w:r w:rsidR="00900D61" w:rsidRPr="009920AB">
          <w:rPr>
            <w:rFonts w:ascii="Times New Roman" w:hAnsi="Times New Roman" w:cs="Times New Roman"/>
            <w:sz w:val="24"/>
            <w:szCs w:val="24"/>
            <w:vertAlign w:val="subscript"/>
          </w:rPr>
          <w:t xml:space="preserve"> </w:t>
        </w:r>
        <w:r w:rsidR="00900D61" w:rsidRPr="00B00221">
          <w:rPr>
            <w:rFonts w:ascii="Times New Roman" w:hAnsi="Times New Roman" w:cs="Times New Roman"/>
            <w:sz w:val="24"/>
            <w:szCs w:val="24"/>
            <w:rPrChange w:id="229" w:author="作者">
              <w:rPr>
                <w:rFonts w:ascii="Times New Roman" w:hAnsi="Times New Roman" w:cs="Times New Roman"/>
                <w:sz w:val="24"/>
                <w:szCs w:val="24"/>
                <w:vertAlign w:val="subscript"/>
              </w:rPr>
            </w:rPrChange>
          </w:rPr>
          <w:t xml:space="preserve">is the </w:t>
        </w:r>
        <w:del w:id="230" w:author="作者">
          <w:r w:rsidR="00900D61" w:rsidRPr="00FB4013">
            <w:rPr>
              <w:rFonts w:ascii="Times New Roman" w:hAnsi="Times New Roman" w:cs="Times New Roman"/>
              <w:sz w:val="24"/>
              <w:szCs w:val="24"/>
            </w:rPr>
            <w:delText xml:space="preserve">forecast </w:delText>
          </w:r>
        </w:del>
        <w:r w:rsidR="00CE23B9" w:rsidRPr="00FB4013">
          <w:rPr>
            <w:rFonts w:ascii="Times New Roman" w:hAnsi="Times New Roman" w:cs="Times New Roman"/>
            <w:sz w:val="24"/>
            <w:szCs w:val="24"/>
          </w:rPr>
          <w:t>white noise (</w:t>
        </w:r>
        <w:r w:rsidR="00900D61" w:rsidRPr="00B00221">
          <w:rPr>
            <w:rFonts w:ascii="Times New Roman" w:hAnsi="Times New Roman" w:cs="Times New Roman"/>
            <w:sz w:val="24"/>
            <w:szCs w:val="24"/>
            <w:rPrChange w:id="231" w:author="作者">
              <w:rPr>
                <w:rFonts w:ascii="Times New Roman" w:hAnsi="Times New Roman" w:cs="Times New Roman"/>
                <w:sz w:val="24"/>
                <w:szCs w:val="24"/>
                <w:vertAlign w:val="subscript"/>
              </w:rPr>
            </w:rPrChange>
          </w:rPr>
          <w:t>error</w:t>
        </w:r>
        <w:r w:rsidR="00CE23B9" w:rsidRPr="009920AB">
          <w:rPr>
            <w:rFonts w:ascii="Times New Roman" w:hAnsi="Times New Roman" w:cs="Times New Roman"/>
            <w:sz w:val="24"/>
            <w:szCs w:val="24"/>
          </w:rPr>
          <w:t>)</w:t>
        </w:r>
        <w:r w:rsidR="00900D61" w:rsidRPr="00FB4013">
          <w:rPr>
            <w:rFonts w:ascii="Times New Roman" w:hAnsi="Times New Roman" w:cs="Times New Roman"/>
            <w:sz w:val="24"/>
            <w:szCs w:val="24"/>
          </w:rPr>
          <w:t>.</w:t>
        </w:r>
        <w:del w:id="232" w:author="作者">
          <w:r w:rsidR="00096368" w:rsidRPr="00FB4013" w:rsidDel="00905D45">
            <w:rPr>
              <w:rFonts w:ascii="Times New Roman" w:hAnsi="Times New Roman" w:cs="Times New Roman"/>
              <w:sz w:val="24"/>
              <w:szCs w:val="24"/>
            </w:rPr>
            <w:br/>
          </w:r>
        </w:del>
      </w:ins>
    </w:p>
    <w:p w14:paraId="68020FA0" w14:textId="77777777" w:rsidR="007042ED" w:rsidRPr="00FB4013" w:rsidRDefault="007042ED" w:rsidP="00905D45">
      <w:pPr>
        <w:widowControl/>
        <w:ind w:firstLine="420"/>
        <w:jc w:val="left"/>
        <w:rPr>
          <w:ins w:id="233" w:author="作者"/>
          <w:rFonts w:ascii="Times New Roman" w:hAnsi="Times New Roman" w:cs="Times New Roman" w:hint="eastAsia"/>
          <w:sz w:val="24"/>
          <w:szCs w:val="24"/>
        </w:rPr>
        <w:pPrChange w:id="234" w:author="作者">
          <w:pPr>
            <w:widowControl/>
            <w:jc w:val="left"/>
          </w:pPr>
        </w:pPrChange>
      </w:pPr>
    </w:p>
    <w:p w14:paraId="53860A80" w14:textId="1D45A919" w:rsidR="007042ED" w:rsidRPr="00FB4013" w:rsidRDefault="007042ED" w:rsidP="00905D45">
      <w:pPr>
        <w:widowControl/>
        <w:ind w:firstLine="420"/>
        <w:jc w:val="left"/>
        <w:rPr>
          <w:ins w:id="235" w:author="作者"/>
          <w:rFonts w:ascii="Times New Roman" w:hAnsi="Times New Roman" w:cs="Times New Roman"/>
          <w:sz w:val="24"/>
          <w:szCs w:val="24"/>
        </w:rPr>
        <w:pPrChange w:id="236" w:author="作者">
          <w:pPr>
            <w:widowControl/>
            <w:jc w:val="left"/>
          </w:pPr>
        </w:pPrChange>
      </w:pPr>
      <w:ins w:id="237" w:author="作者">
        <w:r w:rsidRPr="00FB4013">
          <w:rPr>
            <w:rFonts w:ascii="Times New Roman" w:hAnsi="Times New Roman" w:cs="Times New Roman"/>
            <w:sz w:val="24"/>
            <w:szCs w:val="24"/>
          </w:rPr>
          <w:t>While a pure</w:t>
        </w:r>
        <w:r w:rsidR="007C5E7A" w:rsidRPr="00FB4013">
          <w:rPr>
            <w:rFonts w:ascii="Times New Roman" w:hAnsi="Times New Roman" w:cs="Times New Roman"/>
            <w:sz w:val="24"/>
            <w:szCs w:val="24"/>
          </w:rPr>
          <w:t xml:space="preserve"> Moving Average (MA only) </w:t>
        </w:r>
        <w:r w:rsidR="00A27B2E" w:rsidRPr="00FB4013">
          <w:rPr>
            <w:rFonts w:ascii="Times New Roman" w:hAnsi="Times New Roman" w:cs="Times New Roman"/>
            <w:sz w:val="24"/>
            <w:szCs w:val="24"/>
          </w:rPr>
          <w:t>model is the one where Y</w:t>
        </w:r>
        <w:r w:rsidR="00A27B2E" w:rsidRPr="00EB38A3">
          <w:rPr>
            <w:rFonts w:ascii="Times New Roman" w:hAnsi="Times New Roman" w:cs="Times New Roman"/>
            <w:sz w:val="24"/>
            <w:szCs w:val="24"/>
            <w:vertAlign w:val="subscript"/>
            <w:rPrChange w:id="238" w:author="作者">
              <w:rPr>
                <w:rFonts w:ascii="Times New Roman" w:hAnsi="Times New Roman" w:cs="Times New Roman"/>
                <w:sz w:val="24"/>
                <w:szCs w:val="24"/>
              </w:rPr>
            </w:rPrChange>
          </w:rPr>
          <w:t>t</w:t>
        </w:r>
        <w:r w:rsidR="00A27B2E" w:rsidRPr="009920AB">
          <w:rPr>
            <w:rFonts w:ascii="Times New Roman" w:hAnsi="Times New Roman" w:cs="Times New Roman"/>
            <w:sz w:val="24"/>
            <w:szCs w:val="24"/>
          </w:rPr>
          <w:t xml:space="preserve"> </w:t>
        </w:r>
        <w:r w:rsidR="00A27B2E" w:rsidRPr="00FB4013">
          <w:rPr>
            <w:rFonts w:ascii="Times New Roman" w:hAnsi="Times New Roman" w:cs="Times New Roman"/>
            <w:sz w:val="24"/>
            <w:szCs w:val="24"/>
          </w:rPr>
          <w:t>depends only on the lagged forecast errors</w:t>
        </w:r>
        <w:r w:rsidR="00A80697" w:rsidRPr="00FB4013">
          <w:rPr>
            <w:rFonts w:ascii="Times New Roman" w:hAnsi="Times New Roman" w:cs="Times New Roman"/>
            <w:sz w:val="24"/>
            <w:szCs w:val="24"/>
          </w:rPr>
          <w:t xml:space="preserve"> </w:t>
        </w:r>
        <w:r w:rsidR="00A80697" w:rsidRPr="00D11516">
          <w:rPr>
            <w:rStyle w:val="mjx-char"/>
            <w:rFonts w:ascii="Times New Roman" w:hAnsi="Times New Roman" w:cs="Times New Roman"/>
            <w:color w:val="333333"/>
            <w:sz w:val="24"/>
            <w:szCs w:val="24"/>
            <w:shd w:val="clear" w:color="auto" w:fill="FFFFFF"/>
            <w:rPrChange w:id="239" w:author="作者">
              <w:rPr>
                <w:rStyle w:val="mjx-char"/>
                <w:rFonts w:ascii="Times New Roman" w:hAnsi="Times New Roman" w:cs="Times New Roman"/>
                <w:color w:val="333333"/>
                <w:sz w:val="30"/>
                <w:szCs w:val="30"/>
                <w:shd w:val="clear" w:color="auto" w:fill="FFFFFF"/>
              </w:rPr>
            </w:rPrChange>
          </w:rPr>
          <w:t>ε</w:t>
        </w:r>
        <w:r w:rsidR="0070305B" w:rsidRPr="009920AB">
          <w:rPr>
            <w:rFonts w:ascii="Times New Roman" w:hAnsi="Times New Roman" w:cs="Times New Roman"/>
            <w:sz w:val="24"/>
            <w:szCs w:val="24"/>
          </w:rPr>
          <w:t xml:space="preserve">. </w:t>
        </w:r>
        <w:r w:rsidR="0070305B" w:rsidRPr="00FB4013">
          <w:rPr>
            <w:rFonts w:ascii="Times New Roman" w:hAnsi="Times New Roman" w:cs="Times New Roman"/>
            <w:sz w:val="24"/>
            <w:szCs w:val="24"/>
          </w:rPr>
          <w:t xml:space="preserve">The </w:t>
        </w:r>
        <w:r w:rsidR="006A4065" w:rsidRPr="00FB4013">
          <w:rPr>
            <w:rFonts w:ascii="Times New Roman" w:hAnsi="Times New Roman" w:cs="Times New Roman"/>
            <w:sz w:val="24"/>
            <w:szCs w:val="24"/>
          </w:rPr>
          <w:t>MA(q) model can be depicted as below</w:t>
        </w:r>
      </w:ins>
    </w:p>
    <w:p w14:paraId="4C6B3332" w14:textId="5E517146" w:rsidR="00F52F78" w:rsidRPr="00D11516" w:rsidRDefault="00F52F78" w:rsidP="00CD5DA1">
      <w:pPr>
        <w:widowControl/>
        <w:jc w:val="center"/>
        <w:rPr>
          <w:ins w:id="240" w:author="作者"/>
          <w:rStyle w:val="mjx-char"/>
          <w:rFonts w:ascii="Times New Roman" w:hAnsi="Times New Roman" w:cs="Times New Roman"/>
          <w:color w:val="333333"/>
          <w:sz w:val="24"/>
          <w:szCs w:val="24"/>
          <w:shd w:val="clear" w:color="auto" w:fill="FFFFFF"/>
          <w:rPrChange w:id="241" w:author="作者">
            <w:rPr>
              <w:ins w:id="242" w:author="作者"/>
              <w:rStyle w:val="mjx-char"/>
              <w:rFonts w:ascii="Times New Roman" w:hAnsi="Times New Roman" w:cs="Times New Roman"/>
              <w:color w:val="333333"/>
              <w:sz w:val="30"/>
              <w:szCs w:val="30"/>
              <w:shd w:val="clear" w:color="auto" w:fill="FFFFFF"/>
            </w:rPr>
          </w:rPrChange>
        </w:rPr>
      </w:pPr>
      <w:ins w:id="243" w:author="作者">
        <w:del w:id="244" w:author="作者">
          <w:r w:rsidRPr="00EB16AB" w:rsidDel="00AB1A61">
            <w:rPr>
              <w:rStyle w:val="mjx-char"/>
              <w:rFonts w:ascii="Times New Roman" w:hAnsi="Times New Roman" w:cs="Times New Roman"/>
              <w:color w:val="333333"/>
              <w:sz w:val="24"/>
              <w:szCs w:val="24"/>
              <w:shd w:val="clear" w:color="auto" w:fill="FFFFFF"/>
              <w:rPrChange w:id="245" w:author="作者">
                <w:rPr>
                  <w:rStyle w:val="mjx-char"/>
                  <w:rFonts w:ascii="MJXc-TeX-math-Iw" w:hAnsi="MJXc-TeX-math-Iw"/>
                  <w:color w:val="333333"/>
                  <w:sz w:val="30"/>
                  <w:szCs w:val="30"/>
                  <w:shd w:val="clear" w:color="auto" w:fill="FFFFFF"/>
                </w:rPr>
              </w:rPrChange>
            </w:rPr>
            <w:delText>y</w:delText>
          </w:r>
        </w:del>
        <w:r w:rsidR="00AB1A61" w:rsidRPr="00D11516">
          <w:rPr>
            <w:rStyle w:val="mjx-char"/>
            <w:rFonts w:ascii="Times New Roman" w:hAnsi="Times New Roman" w:cs="Times New Roman"/>
            <w:color w:val="333333"/>
            <w:sz w:val="24"/>
            <w:szCs w:val="24"/>
            <w:shd w:val="clear" w:color="auto" w:fill="FFFFFF"/>
            <w:rPrChange w:id="246" w:author="作者">
              <w:rPr>
                <w:rStyle w:val="mjx-char"/>
                <w:rFonts w:ascii="Times New Roman" w:hAnsi="Times New Roman" w:cs="Times New Roman"/>
                <w:color w:val="333333"/>
                <w:sz w:val="30"/>
                <w:szCs w:val="30"/>
                <w:shd w:val="clear" w:color="auto" w:fill="FFFFFF"/>
              </w:rPr>
            </w:rPrChange>
          </w:rPr>
          <w:t>Y</w:t>
        </w:r>
        <w:r w:rsidRPr="00EB16AB">
          <w:rPr>
            <w:rStyle w:val="mjx-char"/>
            <w:rFonts w:ascii="Times New Roman" w:hAnsi="Times New Roman" w:cs="Times New Roman"/>
            <w:color w:val="333333"/>
            <w:sz w:val="24"/>
            <w:szCs w:val="24"/>
            <w:shd w:val="clear" w:color="auto" w:fill="FFFFFF"/>
            <w:rPrChange w:id="247" w:author="作者">
              <w:rPr>
                <w:rStyle w:val="mjx-char"/>
                <w:rFonts w:ascii="MJXc-TeX-math-Iw" w:hAnsi="MJXc-TeX-math-Iw"/>
                <w:color w:val="333333"/>
                <w:szCs w:val="21"/>
                <w:shd w:val="clear" w:color="auto" w:fill="FFFFFF"/>
              </w:rPr>
            </w:rPrChange>
          </w:rPr>
          <w:t>t</w:t>
        </w:r>
        <w:r w:rsidR="001119D2" w:rsidRPr="00D11516">
          <w:rPr>
            <w:rStyle w:val="mjx-char"/>
            <w:rFonts w:ascii="Times New Roman" w:hAnsi="Times New Roman" w:cs="Times New Roman"/>
            <w:color w:val="333333"/>
            <w:sz w:val="24"/>
            <w:szCs w:val="24"/>
            <w:shd w:val="clear" w:color="auto" w:fill="FFFFFF"/>
            <w:rPrChange w:id="248" w:author="作者">
              <w:rPr>
                <w:rStyle w:val="mjx-char"/>
                <w:rFonts w:ascii="Times New Roman" w:hAnsi="Times New Roman" w:cs="Times New Roman"/>
                <w:color w:val="333333"/>
                <w:szCs w:val="21"/>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249" w:author="作者">
              <w:rPr>
                <w:rStyle w:val="mjx-char"/>
                <w:rFonts w:ascii="MJXc-TeX-main-Rw" w:hAnsi="MJXc-TeX-main-Rw"/>
                <w:color w:val="333333"/>
                <w:sz w:val="30"/>
                <w:szCs w:val="30"/>
                <w:shd w:val="clear" w:color="auto" w:fill="FFFFFF"/>
              </w:rPr>
            </w:rPrChange>
          </w:rPr>
          <w:t>=</w:t>
        </w:r>
        <w:r w:rsidR="001119D2" w:rsidRPr="00D11516">
          <w:rPr>
            <w:rStyle w:val="mjx-char"/>
            <w:rFonts w:ascii="Times New Roman" w:hAnsi="Times New Roman" w:cs="Times New Roman"/>
            <w:color w:val="333333"/>
            <w:sz w:val="24"/>
            <w:szCs w:val="24"/>
            <w:shd w:val="clear" w:color="auto" w:fill="FFFFFF"/>
            <w:rPrChange w:id="250" w:author="作者">
              <w:rPr>
                <w:rStyle w:val="mjx-char"/>
                <w:rFonts w:ascii="Times New Roman" w:hAnsi="Times New Roman" w:cs="Times New Roman"/>
                <w:color w:val="333333"/>
                <w:sz w:val="30"/>
                <w:szCs w:val="30"/>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251" w:author="作者">
              <w:rPr>
                <w:rStyle w:val="mjx-char"/>
                <w:rFonts w:ascii="MJXc-TeX-math-Iw" w:hAnsi="MJXc-TeX-math-Iw"/>
                <w:color w:val="333333"/>
                <w:sz w:val="30"/>
                <w:szCs w:val="30"/>
                <w:shd w:val="clear" w:color="auto" w:fill="FFFFFF"/>
              </w:rPr>
            </w:rPrChange>
          </w:rPr>
          <w:t>c</w:t>
        </w:r>
        <w:r w:rsidR="001119D2" w:rsidRPr="00D11516">
          <w:rPr>
            <w:rStyle w:val="mjx-char"/>
            <w:rFonts w:ascii="Times New Roman" w:hAnsi="Times New Roman" w:cs="Times New Roman"/>
            <w:color w:val="333333"/>
            <w:sz w:val="24"/>
            <w:szCs w:val="24"/>
            <w:shd w:val="clear" w:color="auto" w:fill="FFFFFF"/>
            <w:rPrChange w:id="252" w:author="作者">
              <w:rPr>
                <w:rStyle w:val="mjx-char"/>
                <w:rFonts w:ascii="Times New Roman" w:hAnsi="Times New Roman" w:cs="Times New Roman"/>
                <w:color w:val="333333"/>
                <w:sz w:val="30"/>
                <w:szCs w:val="30"/>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253" w:author="作者">
              <w:rPr>
                <w:rStyle w:val="mjx-char"/>
                <w:rFonts w:ascii="MJXc-TeX-main-Rw" w:hAnsi="MJXc-TeX-main-Rw"/>
                <w:color w:val="333333"/>
                <w:sz w:val="30"/>
                <w:szCs w:val="30"/>
                <w:shd w:val="clear" w:color="auto" w:fill="FFFFFF"/>
              </w:rPr>
            </w:rPrChange>
          </w:rPr>
          <w:t>+</w:t>
        </w:r>
        <w:r w:rsidR="001119D2" w:rsidRPr="00D11516">
          <w:rPr>
            <w:rStyle w:val="mjx-char"/>
            <w:rFonts w:ascii="Times New Roman" w:hAnsi="Times New Roman" w:cs="Times New Roman"/>
            <w:color w:val="333333"/>
            <w:sz w:val="24"/>
            <w:szCs w:val="24"/>
            <w:shd w:val="clear" w:color="auto" w:fill="FFFFFF"/>
            <w:rPrChange w:id="254" w:author="作者">
              <w:rPr>
                <w:rStyle w:val="mjx-char"/>
                <w:rFonts w:ascii="Times New Roman" w:hAnsi="Times New Roman" w:cs="Times New Roman"/>
                <w:color w:val="333333"/>
                <w:sz w:val="30"/>
                <w:szCs w:val="30"/>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255" w:author="作者">
              <w:rPr>
                <w:rStyle w:val="mjx-char"/>
                <w:rFonts w:ascii="MJXc-TeX-math-Iw" w:hAnsi="MJXc-TeX-math-Iw"/>
                <w:color w:val="333333"/>
                <w:sz w:val="30"/>
                <w:szCs w:val="30"/>
                <w:shd w:val="clear" w:color="auto" w:fill="FFFFFF"/>
              </w:rPr>
            </w:rPrChange>
          </w:rPr>
          <w:t>ε</w:t>
        </w:r>
        <w:r w:rsidRPr="00EB16AB">
          <w:rPr>
            <w:rStyle w:val="mjx-char"/>
            <w:rFonts w:ascii="Times New Roman" w:hAnsi="Times New Roman" w:cs="Times New Roman"/>
            <w:color w:val="333333"/>
            <w:sz w:val="24"/>
            <w:szCs w:val="24"/>
            <w:shd w:val="clear" w:color="auto" w:fill="FFFFFF"/>
            <w:vertAlign w:val="subscript"/>
            <w:rPrChange w:id="256" w:author="作者">
              <w:rPr>
                <w:rStyle w:val="mjx-char"/>
                <w:rFonts w:ascii="MJXc-TeX-math-Iw" w:hAnsi="MJXc-TeX-math-Iw"/>
                <w:color w:val="333333"/>
                <w:szCs w:val="21"/>
                <w:shd w:val="clear" w:color="auto" w:fill="FFFFFF"/>
              </w:rPr>
            </w:rPrChange>
          </w:rPr>
          <w:t>t</w:t>
        </w:r>
        <w:r w:rsidR="001119D2" w:rsidRPr="00D11516">
          <w:rPr>
            <w:rStyle w:val="mjx-char"/>
            <w:rFonts w:ascii="Times New Roman" w:hAnsi="Times New Roman" w:cs="Times New Roman"/>
            <w:color w:val="333333"/>
            <w:sz w:val="24"/>
            <w:szCs w:val="24"/>
            <w:shd w:val="clear" w:color="auto" w:fill="FFFFFF"/>
            <w:vertAlign w:val="subscript"/>
            <w:rPrChange w:id="257" w:author="作者">
              <w:rPr>
                <w:rStyle w:val="mjx-char"/>
                <w:rFonts w:ascii="Times New Roman" w:hAnsi="Times New Roman" w:cs="Times New Roman"/>
                <w:color w:val="333333"/>
                <w:szCs w:val="21"/>
                <w:shd w:val="clear" w:color="auto" w:fill="FFFFFF"/>
                <w:vertAlign w:val="subscript"/>
              </w:rPr>
            </w:rPrChange>
          </w:rPr>
          <w:t xml:space="preserve"> </w:t>
        </w:r>
        <w:r w:rsidRPr="00EB16AB">
          <w:rPr>
            <w:rStyle w:val="mjx-char"/>
            <w:rFonts w:ascii="Times New Roman" w:hAnsi="Times New Roman" w:cs="Times New Roman"/>
            <w:color w:val="333333"/>
            <w:sz w:val="24"/>
            <w:szCs w:val="24"/>
            <w:shd w:val="clear" w:color="auto" w:fill="FFFFFF"/>
            <w:rPrChange w:id="258" w:author="作者">
              <w:rPr>
                <w:rStyle w:val="mjx-char"/>
                <w:rFonts w:ascii="MJXc-TeX-main-Rw" w:hAnsi="MJXc-TeX-main-Rw"/>
                <w:color w:val="333333"/>
                <w:sz w:val="30"/>
                <w:szCs w:val="30"/>
                <w:shd w:val="clear" w:color="auto" w:fill="FFFFFF"/>
              </w:rPr>
            </w:rPrChange>
          </w:rPr>
          <w:t>+</w:t>
        </w:r>
        <w:r w:rsidR="001119D2" w:rsidRPr="00D11516">
          <w:rPr>
            <w:rStyle w:val="mjx-char"/>
            <w:rFonts w:ascii="Times New Roman" w:hAnsi="Times New Roman" w:cs="Times New Roman"/>
            <w:color w:val="333333"/>
            <w:sz w:val="24"/>
            <w:szCs w:val="24"/>
            <w:shd w:val="clear" w:color="auto" w:fill="FFFFFF"/>
            <w:rPrChange w:id="259" w:author="作者">
              <w:rPr>
                <w:rStyle w:val="mjx-char"/>
                <w:rFonts w:ascii="Times New Roman" w:hAnsi="Times New Roman" w:cs="Times New Roman"/>
                <w:color w:val="333333"/>
                <w:sz w:val="30"/>
                <w:szCs w:val="30"/>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260" w:author="作者">
              <w:rPr>
                <w:rStyle w:val="mjx-char"/>
                <w:rFonts w:ascii="MJXc-TeX-math-Iw" w:hAnsi="MJXc-TeX-math-Iw"/>
                <w:color w:val="333333"/>
                <w:sz w:val="30"/>
                <w:szCs w:val="30"/>
                <w:shd w:val="clear" w:color="auto" w:fill="FFFFFF"/>
              </w:rPr>
            </w:rPrChange>
          </w:rPr>
          <w:t>θ</w:t>
        </w:r>
        <w:r w:rsidRPr="00EB16AB">
          <w:rPr>
            <w:rStyle w:val="mjx-char"/>
            <w:rFonts w:ascii="Times New Roman" w:hAnsi="Times New Roman" w:cs="Times New Roman"/>
            <w:color w:val="333333"/>
            <w:sz w:val="24"/>
            <w:szCs w:val="24"/>
            <w:shd w:val="clear" w:color="auto" w:fill="FFFFFF"/>
            <w:vertAlign w:val="subscript"/>
            <w:rPrChange w:id="261" w:author="作者">
              <w:rPr>
                <w:rStyle w:val="mjx-char"/>
                <w:rFonts w:ascii="MJXc-TeX-main-Rw" w:hAnsi="MJXc-TeX-main-Rw"/>
                <w:color w:val="333333"/>
                <w:szCs w:val="21"/>
                <w:shd w:val="clear" w:color="auto" w:fill="FFFFFF"/>
              </w:rPr>
            </w:rPrChange>
          </w:rPr>
          <w:t>1</w:t>
        </w:r>
        <w:r w:rsidRPr="00EB16AB">
          <w:rPr>
            <w:rStyle w:val="mjx-char"/>
            <w:rFonts w:ascii="Times New Roman" w:hAnsi="Times New Roman" w:cs="Times New Roman"/>
            <w:color w:val="333333"/>
            <w:sz w:val="24"/>
            <w:szCs w:val="24"/>
            <w:shd w:val="clear" w:color="auto" w:fill="FFFFFF"/>
            <w:rPrChange w:id="262" w:author="作者">
              <w:rPr>
                <w:rStyle w:val="mjx-char"/>
                <w:rFonts w:ascii="MJXc-TeX-math-Iw" w:hAnsi="MJXc-TeX-math-Iw"/>
                <w:color w:val="333333"/>
                <w:sz w:val="30"/>
                <w:szCs w:val="30"/>
                <w:shd w:val="clear" w:color="auto" w:fill="FFFFFF"/>
              </w:rPr>
            </w:rPrChange>
          </w:rPr>
          <w:t>ε</w:t>
        </w:r>
        <w:r w:rsidRPr="00EB16AB">
          <w:rPr>
            <w:rStyle w:val="mjx-char"/>
            <w:rFonts w:ascii="Times New Roman" w:hAnsi="Times New Roman" w:cs="Times New Roman"/>
            <w:color w:val="333333"/>
            <w:sz w:val="24"/>
            <w:szCs w:val="24"/>
            <w:shd w:val="clear" w:color="auto" w:fill="FFFFFF"/>
            <w:vertAlign w:val="subscript"/>
            <w:rPrChange w:id="263" w:author="作者">
              <w:rPr>
                <w:rStyle w:val="mjx-char"/>
                <w:rFonts w:ascii="MJXc-TeX-math-Iw" w:hAnsi="MJXc-TeX-math-Iw"/>
                <w:color w:val="333333"/>
                <w:szCs w:val="21"/>
                <w:shd w:val="clear" w:color="auto" w:fill="FFFFFF"/>
              </w:rPr>
            </w:rPrChange>
          </w:rPr>
          <w:t>t</w:t>
        </w:r>
        <w:r w:rsidRPr="00EB16AB">
          <w:rPr>
            <w:rStyle w:val="mjx-char"/>
            <w:rFonts w:ascii="Times New Roman" w:hAnsi="Times New Roman" w:cs="Times New Roman"/>
            <w:color w:val="333333"/>
            <w:sz w:val="24"/>
            <w:szCs w:val="24"/>
            <w:shd w:val="clear" w:color="auto" w:fill="FFFFFF"/>
            <w:vertAlign w:val="subscript"/>
            <w:rPrChange w:id="264" w:author="作者">
              <w:rPr>
                <w:rStyle w:val="mjx-char"/>
                <w:rFonts w:ascii="MJXc-TeX-main-Rw" w:hAnsi="MJXc-TeX-main-Rw"/>
                <w:color w:val="333333"/>
                <w:szCs w:val="21"/>
                <w:shd w:val="clear" w:color="auto" w:fill="FFFFFF"/>
              </w:rPr>
            </w:rPrChange>
          </w:rPr>
          <w:t>−1</w:t>
        </w:r>
        <w:r w:rsidR="001119D2" w:rsidRPr="00D11516">
          <w:rPr>
            <w:rStyle w:val="mjx-char"/>
            <w:rFonts w:ascii="Times New Roman" w:hAnsi="Times New Roman" w:cs="Times New Roman"/>
            <w:color w:val="333333"/>
            <w:sz w:val="24"/>
            <w:szCs w:val="24"/>
            <w:shd w:val="clear" w:color="auto" w:fill="FFFFFF"/>
            <w:vertAlign w:val="subscript"/>
            <w:rPrChange w:id="265" w:author="作者">
              <w:rPr>
                <w:rStyle w:val="mjx-char"/>
                <w:rFonts w:ascii="Times New Roman" w:hAnsi="Times New Roman" w:cs="Times New Roman"/>
                <w:color w:val="333333"/>
                <w:szCs w:val="21"/>
                <w:shd w:val="clear" w:color="auto" w:fill="FFFFFF"/>
                <w:vertAlign w:val="subscript"/>
              </w:rPr>
            </w:rPrChange>
          </w:rPr>
          <w:t xml:space="preserve"> </w:t>
        </w:r>
        <w:r w:rsidRPr="00EB16AB">
          <w:rPr>
            <w:rStyle w:val="mjx-char"/>
            <w:rFonts w:ascii="Times New Roman" w:hAnsi="Times New Roman" w:cs="Times New Roman"/>
            <w:color w:val="333333"/>
            <w:sz w:val="24"/>
            <w:szCs w:val="24"/>
            <w:shd w:val="clear" w:color="auto" w:fill="FFFFFF"/>
            <w:rPrChange w:id="266" w:author="作者">
              <w:rPr>
                <w:rStyle w:val="mjx-char"/>
                <w:rFonts w:ascii="MJXc-TeX-main-Rw" w:hAnsi="MJXc-TeX-main-Rw"/>
                <w:color w:val="333333"/>
                <w:sz w:val="30"/>
                <w:szCs w:val="30"/>
                <w:shd w:val="clear" w:color="auto" w:fill="FFFFFF"/>
              </w:rPr>
            </w:rPrChange>
          </w:rPr>
          <w:t>+</w:t>
        </w:r>
        <w:r w:rsidR="001119D2" w:rsidRPr="00D11516">
          <w:rPr>
            <w:rStyle w:val="mjx-char"/>
            <w:rFonts w:ascii="Times New Roman" w:hAnsi="Times New Roman" w:cs="Times New Roman"/>
            <w:color w:val="333333"/>
            <w:sz w:val="24"/>
            <w:szCs w:val="24"/>
            <w:shd w:val="clear" w:color="auto" w:fill="FFFFFF"/>
            <w:rPrChange w:id="267" w:author="作者">
              <w:rPr>
                <w:rStyle w:val="mjx-char"/>
                <w:rFonts w:ascii="Times New Roman" w:hAnsi="Times New Roman" w:cs="Times New Roman"/>
                <w:color w:val="333333"/>
                <w:sz w:val="30"/>
                <w:szCs w:val="30"/>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268" w:author="作者">
              <w:rPr>
                <w:rStyle w:val="mjx-char"/>
                <w:rFonts w:ascii="MJXc-TeX-math-Iw" w:hAnsi="MJXc-TeX-math-Iw"/>
                <w:color w:val="333333"/>
                <w:sz w:val="30"/>
                <w:szCs w:val="30"/>
                <w:shd w:val="clear" w:color="auto" w:fill="FFFFFF"/>
              </w:rPr>
            </w:rPrChange>
          </w:rPr>
          <w:t>θ</w:t>
        </w:r>
        <w:r w:rsidRPr="00EB16AB">
          <w:rPr>
            <w:rStyle w:val="mjx-char"/>
            <w:rFonts w:ascii="Times New Roman" w:hAnsi="Times New Roman" w:cs="Times New Roman"/>
            <w:color w:val="333333"/>
            <w:sz w:val="24"/>
            <w:szCs w:val="24"/>
            <w:shd w:val="clear" w:color="auto" w:fill="FFFFFF"/>
            <w:vertAlign w:val="subscript"/>
            <w:rPrChange w:id="269" w:author="作者">
              <w:rPr>
                <w:rStyle w:val="mjx-char"/>
                <w:rFonts w:ascii="MJXc-TeX-main-Rw" w:hAnsi="MJXc-TeX-main-Rw"/>
                <w:color w:val="333333"/>
                <w:szCs w:val="21"/>
                <w:shd w:val="clear" w:color="auto" w:fill="FFFFFF"/>
              </w:rPr>
            </w:rPrChange>
          </w:rPr>
          <w:t>2</w:t>
        </w:r>
        <w:r w:rsidRPr="00EB16AB">
          <w:rPr>
            <w:rStyle w:val="mjx-char"/>
            <w:rFonts w:ascii="Times New Roman" w:hAnsi="Times New Roman" w:cs="Times New Roman"/>
            <w:color w:val="333333"/>
            <w:sz w:val="24"/>
            <w:szCs w:val="24"/>
            <w:shd w:val="clear" w:color="auto" w:fill="FFFFFF"/>
            <w:rPrChange w:id="270" w:author="作者">
              <w:rPr>
                <w:rStyle w:val="mjx-char"/>
                <w:rFonts w:ascii="MJXc-TeX-math-Iw" w:hAnsi="MJXc-TeX-math-Iw"/>
                <w:color w:val="333333"/>
                <w:sz w:val="30"/>
                <w:szCs w:val="30"/>
                <w:shd w:val="clear" w:color="auto" w:fill="FFFFFF"/>
              </w:rPr>
            </w:rPrChange>
          </w:rPr>
          <w:t>ε</w:t>
        </w:r>
        <w:r w:rsidRPr="00EB16AB">
          <w:rPr>
            <w:rStyle w:val="mjx-char"/>
            <w:rFonts w:ascii="Times New Roman" w:hAnsi="Times New Roman" w:cs="Times New Roman"/>
            <w:color w:val="333333"/>
            <w:sz w:val="24"/>
            <w:szCs w:val="24"/>
            <w:shd w:val="clear" w:color="auto" w:fill="FFFFFF"/>
            <w:vertAlign w:val="subscript"/>
            <w:rPrChange w:id="271" w:author="作者">
              <w:rPr>
                <w:rStyle w:val="mjx-char"/>
                <w:rFonts w:ascii="MJXc-TeX-math-Iw" w:hAnsi="MJXc-TeX-math-Iw"/>
                <w:color w:val="333333"/>
                <w:szCs w:val="21"/>
                <w:shd w:val="clear" w:color="auto" w:fill="FFFFFF"/>
              </w:rPr>
            </w:rPrChange>
          </w:rPr>
          <w:t>t</w:t>
        </w:r>
        <w:r w:rsidRPr="00EB16AB">
          <w:rPr>
            <w:rStyle w:val="mjx-char"/>
            <w:rFonts w:ascii="Times New Roman" w:hAnsi="Times New Roman" w:cs="Times New Roman"/>
            <w:color w:val="333333"/>
            <w:sz w:val="24"/>
            <w:szCs w:val="24"/>
            <w:shd w:val="clear" w:color="auto" w:fill="FFFFFF"/>
            <w:vertAlign w:val="subscript"/>
            <w:rPrChange w:id="272" w:author="作者">
              <w:rPr>
                <w:rStyle w:val="mjx-char"/>
                <w:rFonts w:ascii="MJXc-TeX-main-Rw" w:hAnsi="MJXc-TeX-main-Rw"/>
                <w:color w:val="333333"/>
                <w:szCs w:val="21"/>
                <w:shd w:val="clear" w:color="auto" w:fill="FFFFFF"/>
              </w:rPr>
            </w:rPrChange>
          </w:rPr>
          <w:t>−2</w:t>
        </w:r>
        <w:r w:rsidR="001119D2" w:rsidRPr="00D11516">
          <w:rPr>
            <w:rStyle w:val="mjx-char"/>
            <w:rFonts w:ascii="Times New Roman" w:hAnsi="Times New Roman" w:cs="Times New Roman"/>
            <w:color w:val="333333"/>
            <w:sz w:val="24"/>
            <w:szCs w:val="24"/>
            <w:shd w:val="clear" w:color="auto" w:fill="FFFFFF"/>
            <w:vertAlign w:val="subscript"/>
            <w:rPrChange w:id="273" w:author="作者">
              <w:rPr>
                <w:rStyle w:val="mjx-char"/>
                <w:rFonts w:ascii="Times New Roman" w:hAnsi="Times New Roman" w:cs="Times New Roman"/>
                <w:color w:val="333333"/>
                <w:szCs w:val="21"/>
                <w:shd w:val="clear" w:color="auto" w:fill="FFFFFF"/>
                <w:vertAlign w:val="subscript"/>
              </w:rPr>
            </w:rPrChange>
          </w:rPr>
          <w:t xml:space="preserve"> </w:t>
        </w:r>
        <w:r w:rsidRPr="00EB16AB">
          <w:rPr>
            <w:rStyle w:val="mjx-char"/>
            <w:rFonts w:ascii="Times New Roman" w:hAnsi="Times New Roman" w:cs="Times New Roman"/>
            <w:color w:val="333333"/>
            <w:sz w:val="24"/>
            <w:szCs w:val="24"/>
            <w:shd w:val="clear" w:color="auto" w:fill="FFFFFF"/>
            <w:rPrChange w:id="274" w:author="作者">
              <w:rPr>
                <w:rStyle w:val="mjx-char"/>
                <w:rFonts w:ascii="MJXc-TeX-main-Rw" w:hAnsi="MJXc-TeX-main-Rw"/>
                <w:color w:val="333333"/>
                <w:sz w:val="30"/>
                <w:szCs w:val="30"/>
                <w:shd w:val="clear" w:color="auto" w:fill="FFFFFF"/>
              </w:rPr>
            </w:rPrChange>
          </w:rPr>
          <w:t>+</w:t>
        </w:r>
        <w:r w:rsidRPr="00EB16AB">
          <w:rPr>
            <w:rStyle w:val="mjx-char"/>
            <w:rFonts w:ascii="MS Mincho" w:eastAsia="MS Mincho" w:hAnsi="MS Mincho" w:cs="MS Mincho" w:hint="eastAsia"/>
            <w:color w:val="333333"/>
            <w:sz w:val="24"/>
            <w:szCs w:val="24"/>
            <w:shd w:val="clear" w:color="auto" w:fill="FFFFFF"/>
            <w:rPrChange w:id="275" w:author="作者">
              <w:rPr>
                <w:rStyle w:val="mjx-char"/>
                <w:rFonts w:ascii="MJXc-TeX-main-Rw" w:hAnsi="MJXc-TeX-main-Rw"/>
                <w:color w:val="333333"/>
                <w:sz w:val="30"/>
                <w:szCs w:val="30"/>
                <w:shd w:val="clear" w:color="auto" w:fill="FFFFFF"/>
              </w:rPr>
            </w:rPrChange>
          </w:rPr>
          <w:t>⋯</w:t>
        </w:r>
        <w:r w:rsidRPr="00EB16AB">
          <w:rPr>
            <w:rStyle w:val="mjx-char"/>
            <w:rFonts w:ascii="Times New Roman" w:hAnsi="Times New Roman" w:cs="Times New Roman"/>
            <w:color w:val="333333"/>
            <w:sz w:val="24"/>
            <w:szCs w:val="24"/>
            <w:shd w:val="clear" w:color="auto" w:fill="FFFFFF"/>
            <w:rPrChange w:id="276" w:author="作者">
              <w:rPr>
                <w:rStyle w:val="mjx-char"/>
                <w:rFonts w:ascii="MJXc-TeX-main-Rw" w:hAnsi="MJXc-TeX-main-Rw"/>
                <w:color w:val="333333"/>
                <w:sz w:val="30"/>
                <w:szCs w:val="30"/>
                <w:shd w:val="clear" w:color="auto" w:fill="FFFFFF"/>
              </w:rPr>
            </w:rPrChange>
          </w:rPr>
          <w:t>+</w:t>
        </w:r>
        <w:r w:rsidR="001119D2" w:rsidRPr="00D11516">
          <w:rPr>
            <w:rStyle w:val="mjx-char"/>
            <w:rFonts w:ascii="Times New Roman" w:hAnsi="Times New Roman" w:cs="Times New Roman"/>
            <w:color w:val="333333"/>
            <w:sz w:val="24"/>
            <w:szCs w:val="24"/>
            <w:shd w:val="clear" w:color="auto" w:fill="FFFFFF"/>
            <w:rPrChange w:id="277" w:author="作者">
              <w:rPr>
                <w:rStyle w:val="mjx-char"/>
                <w:rFonts w:ascii="Times New Roman" w:hAnsi="Times New Roman" w:cs="Times New Roman"/>
                <w:color w:val="333333"/>
                <w:sz w:val="30"/>
                <w:szCs w:val="30"/>
                <w:shd w:val="clear" w:color="auto" w:fill="FFFFFF"/>
              </w:rPr>
            </w:rPrChange>
          </w:rPr>
          <w:t xml:space="preserve"> </w:t>
        </w:r>
        <w:r w:rsidRPr="00EB16AB">
          <w:rPr>
            <w:rStyle w:val="mjx-char"/>
            <w:rFonts w:ascii="Times New Roman" w:hAnsi="Times New Roman" w:cs="Times New Roman"/>
            <w:color w:val="333333"/>
            <w:sz w:val="24"/>
            <w:szCs w:val="24"/>
            <w:shd w:val="clear" w:color="auto" w:fill="FFFFFF"/>
            <w:rPrChange w:id="278" w:author="作者">
              <w:rPr>
                <w:rStyle w:val="mjx-char"/>
                <w:rFonts w:ascii="MJXc-TeX-math-Iw" w:hAnsi="MJXc-TeX-math-Iw"/>
                <w:color w:val="333333"/>
                <w:sz w:val="30"/>
                <w:szCs w:val="30"/>
                <w:shd w:val="clear" w:color="auto" w:fill="FFFFFF"/>
              </w:rPr>
            </w:rPrChange>
          </w:rPr>
          <w:t>θ</w:t>
        </w:r>
        <w:r w:rsidRPr="00EB16AB">
          <w:rPr>
            <w:rStyle w:val="mjx-char"/>
            <w:rFonts w:ascii="Times New Roman" w:hAnsi="Times New Roman" w:cs="Times New Roman"/>
            <w:color w:val="333333"/>
            <w:sz w:val="24"/>
            <w:szCs w:val="24"/>
            <w:shd w:val="clear" w:color="auto" w:fill="FFFFFF"/>
            <w:vertAlign w:val="subscript"/>
            <w:rPrChange w:id="279" w:author="作者">
              <w:rPr>
                <w:rStyle w:val="mjx-char"/>
                <w:rFonts w:ascii="MJXc-TeX-math-Iw" w:hAnsi="MJXc-TeX-math-Iw"/>
                <w:color w:val="333333"/>
                <w:szCs w:val="21"/>
                <w:shd w:val="clear" w:color="auto" w:fill="FFFFFF"/>
              </w:rPr>
            </w:rPrChange>
          </w:rPr>
          <w:t>q</w:t>
        </w:r>
        <w:r w:rsidRPr="00EB16AB">
          <w:rPr>
            <w:rStyle w:val="mjx-char"/>
            <w:rFonts w:ascii="Times New Roman" w:hAnsi="Times New Roman" w:cs="Times New Roman"/>
            <w:color w:val="333333"/>
            <w:sz w:val="24"/>
            <w:szCs w:val="24"/>
            <w:shd w:val="clear" w:color="auto" w:fill="FFFFFF"/>
            <w:rPrChange w:id="280" w:author="作者">
              <w:rPr>
                <w:rStyle w:val="mjx-char"/>
                <w:rFonts w:ascii="MJXc-TeX-math-Iw" w:hAnsi="MJXc-TeX-math-Iw"/>
                <w:color w:val="333333"/>
                <w:sz w:val="30"/>
                <w:szCs w:val="30"/>
                <w:shd w:val="clear" w:color="auto" w:fill="FFFFFF"/>
              </w:rPr>
            </w:rPrChange>
          </w:rPr>
          <w:t>ε</w:t>
        </w:r>
        <w:r w:rsidRPr="00EB16AB">
          <w:rPr>
            <w:rStyle w:val="mjx-char"/>
            <w:rFonts w:ascii="Times New Roman" w:hAnsi="Times New Roman" w:cs="Times New Roman"/>
            <w:color w:val="333333"/>
            <w:sz w:val="24"/>
            <w:szCs w:val="24"/>
            <w:shd w:val="clear" w:color="auto" w:fill="FFFFFF"/>
            <w:vertAlign w:val="subscript"/>
            <w:rPrChange w:id="281" w:author="作者">
              <w:rPr>
                <w:rStyle w:val="mjx-char"/>
                <w:rFonts w:ascii="MJXc-TeX-math-Iw" w:hAnsi="MJXc-TeX-math-Iw"/>
                <w:color w:val="333333"/>
                <w:szCs w:val="21"/>
                <w:shd w:val="clear" w:color="auto" w:fill="FFFFFF"/>
              </w:rPr>
            </w:rPrChange>
          </w:rPr>
          <w:t>t</w:t>
        </w:r>
        <w:r w:rsidRPr="00EB16AB">
          <w:rPr>
            <w:rStyle w:val="mjx-char"/>
            <w:rFonts w:ascii="Times New Roman" w:hAnsi="Times New Roman" w:cs="Times New Roman"/>
            <w:color w:val="333333"/>
            <w:sz w:val="24"/>
            <w:szCs w:val="24"/>
            <w:shd w:val="clear" w:color="auto" w:fill="FFFFFF"/>
            <w:vertAlign w:val="subscript"/>
            <w:rPrChange w:id="282" w:author="作者">
              <w:rPr>
                <w:rStyle w:val="mjx-char"/>
                <w:rFonts w:ascii="MJXc-TeX-main-Rw" w:hAnsi="MJXc-TeX-main-Rw"/>
                <w:color w:val="333333"/>
                <w:szCs w:val="21"/>
                <w:shd w:val="clear" w:color="auto" w:fill="FFFFFF"/>
              </w:rPr>
            </w:rPrChange>
          </w:rPr>
          <w:t>−</w:t>
        </w:r>
        <w:r w:rsidRPr="00EB16AB">
          <w:rPr>
            <w:rStyle w:val="mjx-char"/>
            <w:rFonts w:ascii="Times New Roman" w:hAnsi="Times New Roman" w:cs="Times New Roman"/>
            <w:color w:val="333333"/>
            <w:sz w:val="24"/>
            <w:szCs w:val="24"/>
            <w:shd w:val="clear" w:color="auto" w:fill="FFFFFF"/>
            <w:vertAlign w:val="subscript"/>
            <w:rPrChange w:id="283" w:author="作者">
              <w:rPr>
                <w:rStyle w:val="mjx-char"/>
                <w:rFonts w:ascii="MJXc-TeX-math-Iw" w:hAnsi="MJXc-TeX-math-Iw"/>
                <w:color w:val="333333"/>
                <w:szCs w:val="21"/>
                <w:shd w:val="clear" w:color="auto" w:fill="FFFFFF"/>
              </w:rPr>
            </w:rPrChange>
          </w:rPr>
          <w:t>q</w:t>
        </w:r>
        <w:del w:id="284" w:author="作者">
          <w:r w:rsidRPr="00EB16AB">
            <w:rPr>
              <w:rStyle w:val="mjx-char"/>
              <w:rFonts w:ascii="Times New Roman" w:hAnsi="Times New Roman" w:cs="Times New Roman"/>
              <w:color w:val="333333"/>
              <w:sz w:val="24"/>
              <w:szCs w:val="24"/>
              <w:shd w:val="clear" w:color="auto" w:fill="FFFFFF"/>
              <w:rPrChange w:id="285" w:author="作者">
                <w:rPr>
                  <w:rStyle w:val="mjx-char"/>
                  <w:rFonts w:ascii="MJXc-TeX-main-Rw" w:hAnsi="MJXc-TeX-main-Rw"/>
                  <w:color w:val="333333"/>
                  <w:sz w:val="30"/>
                  <w:szCs w:val="30"/>
                  <w:shd w:val="clear" w:color="auto" w:fill="FFFFFF"/>
                </w:rPr>
              </w:rPrChange>
            </w:rPr>
            <w:delText>,</w:delText>
          </w:r>
        </w:del>
        <w:r w:rsidR="001119D2" w:rsidRPr="00D11516">
          <w:rPr>
            <w:rStyle w:val="mjx-char"/>
            <w:rFonts w:ascii="Times New Roman" w:hAnsi="Times New Roman" w:cs="Times New Roman"/>
            <w:color w:val="333333"/>
            <w:sz w:val="24"/>
            <w:szCs w:val="24"/>
            <w:shd w:val="clear" w:color="auto" w:fill="FFFFFF"/>
            <w:rPrChange w:id="286" w:author="作者">
              <w:rPr>
                <w:rStyle w:val="mjx-char"/>
                <w:rFonts w:ascii="Times New Roman" w:hAnsi="Times New Roman" w:cs="Times New Roman"/>
                <w:color w:val="333333"/>
                <w:sz w:val="30"/>
                <w:szCs w:val="30"/>
                <w:shd w:val="clear" w:color="auto" w:fill="FFFFFF"/>
              </w:rPr>
            </w:rPrChange>
          </w:rPr>
          <w:t xml:space="preserve"> ,</w:t>
        </w:r>
      </w:ins>
    </w:p>
    <w:p w14:paraId="62C518AD" w14:textId="6AB68522" w:rsidR="001119D2" w:rsidRPr="00D11516" w:rsidRDefault="001119D2" w:rsidP="00905D45">
      <w:pPr>
        <w:widowControl/>
        <w:ind w:firstLine="420"/>
        <w:rPr>
          <w:ins w:id="287" w:author="作者"/>
          <w:rStyle w:val="mjx-char"/>
          <w:rFonts w:ascii="Times New Roman" w:hAnsi="Times New Roman" w:cs="Times New Roman"/>
          <w:color w:val="333333"/>
          <w:sz w:val="24"/>
          <w:szCs w:val="24"/>
          <w:shd w:val="clear" w:color="auto" w:fill="FFFFFF"/>
          <w:rPrChange w:id="288" w:author="作者">
            <w:rPr>
              <w:ins w:id="289" w:author="作者"/>
              <w:rStyle w:val="mjx-char"/>
              <w:rFonts w:ascii="Times New Roman" w:hAnsi="Times New Roman" w:cs="Times New Roman"/>
              <w:color w:val="333333"/>
              <w:sz w:val="30"/>
              <w:szCs w:val="30"/>
              <w:shd w:val="clear" w:color="auto" w:fill="FFFFFF"/>
            </w:rPr>
          </w:rPrChange>
        </w:rPr>
        <w:pPrChange w:id="290" w:author="作者">
          <w:pPr>
            <w:widowControl/>
            <w:jc w:val="center"/>
          </w:pPr>
        </w:pPrChange>
      </w:pPr>
      <w:ins w:id="291" w:author="作者">
        <w:r w:rsidRPr="00D11516">
          <w:rPr>
            <w:rStyle w:val="mjx-char"/>
            <w:rFonts w:ascii="Times New Roman" w:hAnsi="Times New Roman" w:cs="Times New Roman"/>
            <w:color w:val="333333"/>
            <w:sz w:val="24"/>
            <w:szCs w:val="24"/>
            <w:shd w:val="clear" w:color="auto" w:fill="FFFFFF"/>
            <w:rPrChange w:id="292" w:author="作者">
              <w:rPr>
                <w:rStyle w:val="mjx-char"/>
                <w:rFonts w:ascii="Times New Roman" w:hAnsi="Times New Roman" w:cs="Times New Roman"/>
                <w:color w:val="333333"/>
                <w:sz w:val="30"/>
                <w:szCs w:val="30"/>
                <w:shd w:val="clear" w:color="auto" w:fill="FFFFFF"/>
              </w:rPr>
            </w:rPrChange>
          </w:rPr>
          <w:t xml:space="preserve">where, </w:t>
        </w:r>
        <w:r w:rsidR="0047328A" w:rsidRPr="00D11516">
          <w:rPr>
            <w:rStyle w:val="mjx-char"/>
            <w:rFonts w:ascii="Times New Roman" w:hAnsi="Times New Roman" w:cs="Times New Roman"/>
            <w:color w:val="333333"/>
            <w:sz w:val="24"/>
            <w:szCs w:val="24"/>
            <w:shd w:val="clear" w:color="auto" w:fill="FFFFFF"/>
            <w:rPrChange w:id="293" w:author="作者">
              <w:rPr>
                <w:rStyle w:val="mjx-char"/>
                <w:rFonts w:ascii="Times New Roman" w:hAnsi="Times New Roman" w:cs="Times New Roman"/>
                <w:color w:val="333333"/>
                <w:sz w:val="30"/>
                <w:szCs w:val="30"/>
                <w:shd w:val="clear" w:color="auto" w:fill="FFFFFF"/>
              </w:rPr>
            </w:rPrChange>
          </w:rPr>
          <w:t>where ε</w:t>
        </w:r>
        <w:r w:rsidR="0047328A" w:rsidRPr="00D11516">
          <w:rPr>
            <w:rStyle w:val="mjx-char"/>
            <w:rFonts w:ascii="Times New Roman" w:hAnsi="Times New Roman" w:cs="Times New Roman"/>
            <w:color w:val="333333"/>
            <w:sz w:val="24"/>
            <w:szCs w:val="24"/>
            <w:shd w:val="clear" w:color="auto" w:fill="FFFFFF"/>
            <w:vertAlign w:val="subscript"/>
            <w:rPrChange w:id="294" w:author="作者">
              <w:rPr>
                <w:rStyle w:val="mjx-char"/>
                <w:rFonts w:ascii="Times New Roman" w:hAnsi="Times New Roman" w:cs="Times New Roman"/>
                <w:color w:val="333333"/>
                <w:szCs w:val="21"/>
                <w:shd w:val="clear" w:color="auto" w:fill="FFFFFF"/>
                <w:vertAlign w:val="subscript"/>
              </w:rPr>
            </w:rPrChange>
          </w:rPr>
          <w:t>t</w:t>
        </w:r>
        <w:r w:rsidR="0047328A" w:rsidRPr="00D11516">
          <w:rPr>
            <w:rStyle w:val="mjx-char"/>
            <w:rFonts w:ascii="Times New Roman" w:hAnsi="Times New Roman" w:cs="Times New Roman"/>
            <w:color w:val="333333"/>
            <w:sz w:val="24"/>
            <w:szCs w:val="24"/>
            <w:shd w:val="clear" w:color="auto" w:fill="FFFFFF"/>
            <w:rPrChange w:id="295" w:author="作者">
              <w:rPr>
                <w:rStyle w:val="mjx-char"/>
                <w:rFonts w:ascii="Times New Roman" w:hAnsi="Times New Roman" w:cs="Times New Roman"/>
                <w:color w:val="333333"/>
                <w:sz w:val="30"/>
                <w:szCs w:val="30"/>
                <w:shd w:val="clear" w:color="auto" w:fill="FFFFFF"/>
              </w:rPr>
            </w:rPrChange>
          </w:rPr>
          <w:t xml:space="preserve"> is white noise</w:t>
        </w:r>
        <w:r w:rsidR="00E11525" w:rsidRPr="00D11516">
          <w:rPr>
            <w:rStyle w:val="mjx-char"/>
            <w:rFonts w:ascii="Times New Roman" w:hAnsi="Times New Roman" w:cs="Times New Roman"/>
            <w:color w:val="333333"/>
            <w:sz w:val="24"/>
            <w:szCs w:val="24"/>
            <w:shd w:val="clear" w:color="auto" w:fill="FFFFFF"/>
            <w:rPrChange w:id="296" w:author="作者">
              <w:rPr>
                <w:rStyle w:val="mjx-char"/>
                <w:rFonts w:ascii="Times New Roman" w:hAnsi="Times New Roman" w:cs="Times New Roman"/>
                <w:color w:val="333333"/>
                <w:sz w:val="30"/>
                <w:szCs w:val="30"/>
                <w:shd w:val="clear" w:color="auto" w:fill="FFFFFF"/>
              </w:rPr>
            </w:rPrChange>
          </w:rPr>
          <w:t>, each value of Y</w:t>
        </w:r>
        <w:r w:rsidR="00E11525" w:rsidRPr="00D11516">
          <w:rPr>
            <w:rStyle w:val="mjx-char"/>
            <w:rFonts w:ascii="Times New Roman" w:hAnsi="Times New Roman" w:cs="Times New Roman"/>
            <w:color w:val="333333"/>
            <w:sz w:val="24"/>
            <w:szCs w:val="24"/>
            <w:shd w:val="clear" w:color="auto" w:fill="FFFFFF"/>
            <w:rPrChange w:id="297" w:author="作者">
              <w:rPr>
                <w:rStyle w:val="mjx-char"/>
                <w:rFonts w:ascii="Times New Roman" w:hAnsi="Times New Roman" w:cs="Times New Roman"/>
                <w:color w:val="333333"/>
                <w:szCs w:val="21"/>
                <w:shd w:val="clear" w:color="auto" w:fill="FFFFFF"/>
              </w:rPr>
            </w:rPrChange>
          </w:rPr>
          <w:t xml:space="preserve">t </w:t>
        </w:r>
        <w:r w:rsidR="00E11525" w:rsidRPr="00D11516">
          <w:rPr>
            <w:rStyle w:val="mjx-char"/>
            <w:rFonts w:ascii="Times New Roman" w:hAnsi="Times New Roman" w:cs="Times New Roman"/>
            <w:color w:val="333333"/>
            <w:sz w:val="24"/>
            <w:szCs w:val="24"/>
            <w:shd w:val="clear" w:color="auto" w:fill="FFFFFF"/>
            <w:rPrChange w:id="298" w:author="作者">
              <w:rPr>
                <w:rStyle w:val="mjx-char"/>
                <w:rFonts w:ascii="Times New Roman" w:hAnsi="Times New Roman" w:cs="Times New Roman"/>
                <w:color w:val="333333"/>
                <w:sz w:val="30"/>
                <w:szCs w:val="30"/>
                <w:shd w:val="clear" w:color="auto" w:fill="FFFFFF"/>
              </w:rPr>
            </w:rPrChange>
          </w:rPr>
          <w:t>can be thought of as a weighted moving average of the past few forecast errors.</w:t>
        </w:r>
      </w:ins>
    </w:p>
    <w:p w14:paraId="26C64CE2" w14:textId="77777777" w:rsidR="00F52F78" w:rsidRPr="00D11516" w:rsidRDefault="00F52F78" w:rsidP="00C427AE">
      <w:pPr>
        <w:widowControl/>
        <w:rPr>
          <w:ins w:id="299" w:author="作者"/>
          <w:rStyle w:val="mjx-char"/>
          <w:rFonts w:ascii="Times New Roman" w:hAnsi="Times New Roman" w:cs="Times New Roman"/>
          <w:color w:val="333333"/>
          <w:sz w:val="24"/>
          <w:szCs w:val="24"/>
          <w:shd w:val="clear" w:color="auto" w:fill="FFFFFF"/>
          <w:rPrChange w:id="300" w:author="作者">
            <w:rPr>
              <w:ins w:id="301" w:author="作者"/>
              <w:rStyle w:val="mjx-char"/>
              <w:rFonts w:ascii="Times New Roman" w:hAnsi="Times New Roman" w:cs="Times New Roman"/>
              <w:color w:val="333333"/>
              <w:sz w:val="30"/>
              <w:szCs w:val="30"/>
              <w:shd w:val="clear" w:color="auto" w:fill="FFFFFF"/>
            </w:rPr>
          </w:rPrChange>
        </w:rPr>
      </w:pPr>
    </w:p>
    <w:p w14:paraId="50BAA947" w14:textId="58A7A0DD" w:rsidR="00C427AE" w:rsidRPr="00D11516" w:rsidRDefault="00EB16AB" w:rsidP="00905D45">
      <w:pPr>
        <w:widowControl/>
        <w:ind w:firstLine="420"/>
        <w:rPr>
          <w:ins w:id="302" w:author="作者"/>
          <w:rStyle w:val="mjx-char"/>
          <w:rFonts w:ascii="Times New Roman" w:hAnsi="Times New Roman" w:cs="Times New Roman"/>
          <w:color w:val="333333"/>
          <w:sz w:val="24"/>
          <w:szCs w:val="24"/>
          <w:shd w:val="clear" w:color="auto" w:fill="FFFFFF"/>
          <w:rPrChange w:id="303" w:author="作者">
            <w:rPr>
              <w:ins w:id="304" w:author="作者"/>
              <w:rStyle w:val="mjx-char"/>
              <w:rFonts w:ascii="Times New Roman" w:hAnsi="Times New Roman" w:cs="Times New Roman"/>
              <w:color w:val="333333"/>
              <w:sz w:val="30"/>
              <w:szCs w:val="30"/>
              <w:shd w:val="clear" w:color="auto" w:fill="FFFFFF"/>
            </w:rPr>
          </w:rPrChange>
        </w:rPr>
        <w:pPrChange w:id="305" w:author="作者">
          <w:pPr>
            <w:widowControl/>
            <w:jc w:val="center"/>
          </w:pPr>
        </w:pPrChange>
      </w:pPr>
      <w:ins w:id="306" w:author="作者">
        <w:r w:rsidRPr="00D11516">
          <w:rPr>
            <w:rStyle w:val="mjx-char"/>
            <w:rFonts w:ascii="Times New Roman" w:hAnsi="Times New Roman" w:cs="Times New Roman"/>
            <w:color w:val="333333"/>
            <w:sz w:val="24"/>
            <w:szCs w:val="24"/>
            <w:shd w:val="clear" w:color="auto" w:fill="FFFFFF"/>
            <w:rPrChange w:id="307" w:author="作者">
              <w:rPr>
                <w:rStyle w:val="mjx-char"/>
                <w:rFonts w:ascii="Times New Roman" w:hAnsi="Times New Roman" w:cs="Times New Roman"/>
                <w:color w:val="333333"/>
                <w:sz w:val="30"/>
                <w:szCs w:val="30"/>
                <w:shd w:val="clear" w:color="auto" w:fill="FFFFFF"/>
              </w:rPr>
            </w:rPrChange>
          </w:rPr>
          <w:t>If we combine differencing with autoregression and a moving average model, we obtain a non-seasonal ARIMA model. The full model can be written as</w:t>
        </w:r>
      </w:ins>
    </w:p>
    <w:p w14:paraId="030A89CB" w14:textId="57D988C3" w:rsidR="00E35FBE" w:rsidRPr="00EB16AB" w:rsidRDefault="00E35FBE" w:rsidP="004A78CE">
      <w:pPr>
        <w:widowControl/>
        <w:jc w:val="center"/>
        <w:rPr>
          <w:ins w:id="308" w:author="作者"/>
          <w:rStyle w:val="mjx-char"/>
          <w:rFonts w:ascii="Times New Roman" w:hAnsi="Times New Roman" w:cs="Times New Roman"/>
          <w:color w:val="333333"/>
          <w:sz w:val="24"/>
          <w:szCs w:val="24"/>
          <w:shd w:val="clear" w:color="auto" w:fill="FFFFFF"/>
          <w:rPrChange w:id="309" w:author="作者">
            <w:rPr>
              <w:ins w:id="310" w:author="作者"/>
              <w:rStyle w:val="mjx-char"/>
              <w:rFonts w:ascii="MJXc-TeX-main-Rw" w:hAnsi="MJXc-TeX-main-Rw"/>
              <w:color w:val="333333"/>
              <w:sz w:val="30"/>
              <w:szCs w:val="30"/>
              <w:shd w:val="clear" w:color="auto" w:fill="FFFFFF"/>
            </w:rPr>
          </w:rPrChange>
        </w:rPr>
        <w:pPrChange w:id="311" w:author="作者">
          <w:pPr>
            <w:widowControl/>
            <w:jc w:val="left"/>
          </w:pPr>
        </w:pPrChange>
      </w:pPr>
      <w:ins w:id="312" w:author="作者">
        <w:del w:id="313" w:author="作者">
          <w:r w:rsidRPr="00EB16AB">
            <w:rPr>
              <w:rStyle w:val="mjx-char"/>
              <w:rFonts w:ascii="Times New Roman" w:hAnsi="Times New Roman" w:cs="Times New Roman"/>
              <w:color w:val="333333"/>
              <w:sz w:val="24"/>
              <w:szCs w:val="24"/>
              <w:shd w:val="clear" w:color="auto" w:fill="FFFFFF"/>
              <w:rPrChange w:id="314" w:author="作者">
                <w:rPr>
                  <w:rStyle w:val="mjx-char"/>
                  <w:rFonts w:ascii="MJXc-TeX-math-Iw" w:hAnsi="MJXc-TeX-math-Iw"/>
                  <w:color w:val="333333"/>
                  <w:sz w:val="30"/>
                  <w:szCs w:val="30"/>
                  <w:shd w:val="clear" w:color="auto" w:fill="FFFFFF"/>
                </w:rPr>
              </w:rPrChange>
            </w:rPr>
            <w:delText>y</w:delText>
          </w:r>
        </w:del>
        <w:r w:rsidR="00EB16AB">
          <w:rPr>
            <w:rStyle w:val="mjx-char"/>
            <w:rFonts w:ascii="Times New Roman" w:hAnsi="Times New Roman" w:cs="Times New Roman"/>
            <w:color w:val="333333"/>
            <w:sz w:val="24"/>
            <w:szCs w:val="24"/>
            <w:shd w:val="clear" w:color="auto" w:fill="FFFFFF"/>
          </w:rPr>
          <w:t>Y</w:t>
        </w:r>
        <w:r w:rsidRPr="00EB16AB">
          <w:rPr>
            <w:rStyle w:val="mjx-char"/>
            <w:rFonts w:ascii="Times New Roman" w:hAnsi="Times New Roman" w:cs="Times New Roman"/>
            <w:color w:val="333333"/>
            <w:sz w:val="24"/>
            <w:szCs w:val="24"/>
            <w:shd w:val="clear" w:color="auto" w:fill="FFFFFF"/>
            <w:rPrChange w:id="315" w:author="作者">
              <w:rPr>
                <w:rStyle w:val="mjx-char"/>
                <w:rFonts w:ascii="MJXc-TeX-main-Rw" w:hAnsi="MJXc-TeX-main-Rw"/>
                <w:color w:val="333333"/>
                <w:szCs w:val="21"/>
                <w:shd w:val="clear" w:color="auto" w:fill="FFFFFF"/>
              </w:rPr>
            </w:rPrChange>
          </w:rPr>
          <w:t>′</w:t>
        </w:r>
        <w:r w:rsidRPr="00EB16AB">
          <w:rPr>
            <w:rStyle w:val="mjx-char"/>
            <w:rFonts w:ascii="Times New Roman" w:hAnsi="Times New Roman" w:cs="Times New Roman"/>
            <w:color w:val="333333"/>
            <w:sz w:val="24"/>
            <w:szCs w:val="24"/>
            <w:shd w:val="clear" w:color="auto" w:fill="FFFFFF"/>
            <w:vertAlign w:val="subscript"/>
            <w:rPrChange w:id="316" w:author="作者">
              <w:rPr>
                <w:rStyle w:val="mjx-char"/>
                <w:rFonts w:ascii="MJXc-TeX-math-Iw" w:hAnsi="MJXc-TeX-math-Iw"/>
                <w:color w:val="333333"/>
                <w:szCs w:val="21"/>
                <w:shd w:val="clear" w:color="auto" w:fill="FFFFFF"/>
              </w:rPr>
            </w:rPrChange>
          </w:rPr>
          <w:t>t</w:t>
        </w:r>
        <w:r w:rsidR="00EB16AB">
          <w:rPr>
            <w:rStyle w:val="mjx-char"/>
            <w:rFonts w:ascii="Times New Roman" w:hAnsi="Times New Roman" w:cs="Times New Roman"/>
            <w:color w:val="333333"/>
            <w:sz w:val="24"/>
            <w:szCs w:val="24"/>
            <w:shd w:val="clear" w:color="auto" w:fill="FFFFFF"/>
          </w:rPr>
          <w:t xml:space="preserve"> </w:t>
        </w:r>
        <w:r w:rsidRPr="00D11516">
          <w:rPr>
            <w:rStyle w:val="mjx-char"/>
            <w:rFonts w:ascii="Times New Roman" w:hAnsi="Times New Roman" w:cs="Times New Roman"/>
            <w:color w:val="333333"/>
            <w:sz w:val="24"/>
            <w:szCs w:val="24"/>
            <w:shd w:val="clear" w:color="auto" w:fill="FFFFFF"/>
            <w:rPrChange w:id="317" w:author="作者">
              <w:rPr>
                <w:rStyle w:val="mjx-char"/>
                <w:rFonts w:ascii="MJXc-TeX-main-Rw" w:hAnsi="MJXc-TeX-main-Rw"/>
                <w:color w:val="333333"/>
                <w:sz w:val="30"/>
                <w:szCs w:val="30"/>
                <w:shd w:val="clear" w:color="auto" w:fill="FFFFFF"/>
              </w:rPr>
            </w:rPrChange>
          </w:rPr>
          <w:t>=</w:t>
        </w:r>
        <w:r w:rsidR="00EB16AB">
          <w:rPr>
            <w:rStyle w:val="mjx-char"/>
            <w:rFonts w:ascii="Times New Roman" w:hAnsi="Times New Roman" w:cs="Times New Roman"/>
            <w:color w:val="333333"/>
            <w:sz w:val="24"/>
            <w:szCs w:val="24"/>
            <w:shd w:val="clear" w:color="auto" w:fill="FFFFFF"/>
          </w:rPr>
          <w:t xml:space="preserve"> </w:t>
        </w:r>
        <w:r w:rsidRPr="00EB16AB">
          <w:rPr>
            <w:rStyle w:val="mjx-char"/>
            <w:rFonts w:ascii="Times New Roman" w:hAnsi="Times New Roman" w:cs="Times New Roman"/>
            <w:color w:val="333333"/>
            <w:sz w:val="24"/>
            <w:szCs w:val="24"/>
            <w:shd w:val="clear" w:color="auto" w:fill="FFFFFF"/>
            <w:rPrChange w:id="318" w:author="作者">
              <w:rPr>
                <w:rStyle w:val="mjx-char"/>
                <w:rFonts w:ascii="MJXc-TeX-math-Iw" w:hAnsi="MJXc-TeX-math-Iw"/>
                <w:color w:val="333333"/>
                <w:sz w:val="30"/>
                <w:szCs w:val="30"/>
                <w:shd w:val="clear" w:color="auto" w:fill="FFFFFF"/>
              </w:rPr>
            </w:rPrChange>
          </w:rPr>
          <w:t>c</w:t>
        </w:r>
        <w:r w:rsidR="00EB16AB">
          <w:rPr>
            <w:rStyle w:val="mjx-char"/>
            <w:rFonts w:ascii="Times New Roman" w:hAnsi="Times New Roman" w:cs="Times New Roman"/>
            <w:color w:val="333333"/>
            <w:sz w:val="24"/>
            <w:szCs w:val="24"/>
            <w:shd w:val="clear" w:color="auto" w:fill="FFFFFF"/>
          </w:rPr>
          <w:t xml:space="preserve"> </w:t>
        </w:r>
        <w:r w:rsidRPr="00D11516">
          <w:rPr>
            <w:rStyle w:val="mjx-char"/>
            <w:rFonts w:ascii="Times New Roman" w:hAnsi="Times New Roman" w:cs="Times New Roman"/>
            <w:color w:val="333333"/>
            <w:sz w:val="24"/>
            <w:szCs w:val="24"/>
            <w:shd w:val="clear" w:color="auto" w:fill="FFFFFF"/>
            <w:rPrChange w:id="319" w:author="作者">
              <w:rPr>
                <w:rStyle w:val="mjx-char"/>
                <w:rFonts w:ascii="MJXc-TeX-main-Rw" w:hAnsi="MJXc-TeX-main-Rw"/>
                <w:color w:val="333333"/>
                <w:sz w:val="30"/>
                <w:szCs w:val="30"/>
                <w:shd w:val="clear" w:color="auto" w:fill="FFFFFF"/>
              </w:rPr>
            </w:rPrChange>
          </w:rPr>
          <w:t>+</w:t>
        </w:r>
        <w:r w:rsidR="00EB16AB">
          <w:rPr>
            <w:rStyle w:val="mjx-char"/>
            <w:rFonts w:ascii="Times New Roman" w:hAnsi="Times New Roman" w:cs="Times New Roman"/>
            <w:color w:val="333333"/>
            <w:sz w:val="24"/>
            <w:szCs w:val="24"/>
            <w:shd w:val="clear" w:color="auto" w:fill="FFFFFF"/>
          </w:rPr>
          <w:t xml:space="preserve"> </w:t>
        </w:r>
        <w:r w:rsidRPr="00D11516">
          <w:rPr>
            <w:rStyle w:val="mjx-char"/>
            <w:rFonts w:ascii="Times New Roman" w:hAnsi="Times New Roman" w:cs="Times New Roman"/>
            <w:color w:val="333333"/>
            <w:sz w:val="24"/>
            <w:szCs w:val="24"/>
            <w:shd w:val="clear" w:color="auto" w:fill="FFFFFF"/>
            <w:rPrChange w:id="320" w:author="作者">
              <w:rPr>
                <w:rStyle w:val="mjx-char"/>
                <w:rFonts w:ascii="MJXc-TeX-math-Iw" w:hAnsi="MJXc-TeX-math-Iw"/>
                <w:color w:val="333333"/>
                <w:sz w:val="30"/>
                <w:szCs w:val="30"/>
                <w:shd w:val="clear" w:color="auto" w:fill="FFFFFF"/>
              </w:rPr>
            </w:rPrChange>
          </w:rPr>
          <w:t>ϕ</w:t>
        </w:r>
        <w:r w:rsidRPr="00D11516">
          <w:rPr>
            <w:rStyle w:val="mjx-char"/>
            <w:rFonts w:ascii="Times New Roman" w:hAnsi="Times New Roman" w:cs="Times New Roman"/>
            <w:color w:val="333333"/>
            <w:sz w:val="24"/>
            <w:szCs w:val="24"/>
            <w:shd w:val="clear" w:color="auto" w:fill="FFFFFF"/>
            <w:vertAlign w:val="subscript"/>
            <w:rPrChange w:id="321" w:author="作者">
              <w:rPr>
                <w:rStyle w:val="mjx-char"/>
                <w:rFonts w:ascii="MJXc-TeX-main-Rw" w:hAnsi="MJXc-TeX-main-Rw"/>
                <w:color w:val="333333"/>
                <w:szCs w:val="21"/>
                <w:shd w:val="clear" w:color="auto" w:fill="FFFFFF"/>
              </w:rPr>
            </w:rPrChange>
          </w:rPr>
          <w:t>1</w:t>
        </w:r>
        <w:r w:rsidR="00EB16AB">
          <w:rPr>
            <w:rStyle w:val="mjx-char"/>
            <w:rFonts w:ascii="Times New Roman" w:hAnsi="Times New Roman" w:cs="Times New Roman"/>
            <w:color w:val="333333"/>
            <w:sz w:val="24"/>
            <w:szCs w:val="24"/>
            <w:shd w:val="clear" w:color="auto" w:fill="FFFFFF"/>
          </w:rPr>
          <w:t>Y</w:t>
        </w:r>
        <w:del w:id="322" w:author="作者">
          <w:r w:rsidRPr="00D11516" w:rsidDel="00EB16AB">
            <w:rPr>
              <w:rStyle w:val="mjx-char"/>
              <w:rFonts w:ascii="Times New Roman" w:hAnsi="Times New Roman" w:cs="Times New Roman"/>
              <w:color w:val="333333"/>
              <w:sz w:val="24"/>
              <w:szCs w:val="24"/>
              <w:shd w:val="clear" w:color="auto" w:fill="FFFFFF"/>
              <w:rPrChange w:id="323" w:author="作者">
                <w:rPr>
                  <w:rStyle w:val="mjx-char"/>
                  <w:rFonts w:ascii="MJXc-TeX-math-Iw" w:hAnsi="MJXc-TeX-math-Iw"/>
                  <w:color w:val="333333"/>
                  <w:sz w:val="30"/>
                  <w:szCs w:val="30"/>
                  <w:shd w:val="clear" w:color="auto" w:fill="FFFFFF"/>
                </w:rPr>
              </w:rPrChange>
            </w:rPr>
            <w:delText>y</w:delText>
          </w:r>
        </w:del>
        <w:r w:rsidRPr="00EB16AB">
          <w:rPr>
            <w:rStyle w:val="mjx-char"/>
            <w:rFonts w:ascii="Times New Roman" w:hAnsi="Times New Roman" w:cs="Times New Roman"/>
            <w:color w:val="333333"/>
            <w:sz w:val="24"/>
            <w:szCs w:val="24"/>
            <w:shd w:val="clear" w:color="auto" w:fill="FFFFFF"/>
            <w:rPrChange w:id="324" w:author="作者">
              <w:rPr>
                <w:rStyle w:val="mjx-char"/>
                <w:rFonts w:ascii="MJXc-TeX-main-Rw" w:hAnsi="MJXc-TeX-main-Rw"/>
                <w:color w:val="333333"/>
                <w:szCs w:val="21"/>
                <w:shd w:val="clear" w:color="auto" w:fill="FFFFFF"/>
              </w:rPr>
            </w:rPrChange>
          </w:rPr>
          <w:t>′</w:t>
        </w:r>
        <w:r w:rsidRPr="00EB16AB">
          <w:rPr>
            <w:rStyle w:val="mjx-char"/>
            <w:rFonts w:ascii="Times New Roman" w:hAnsi="Times New Roman" w:cs="Times New Roman"/>
            <w:color w:val="333333"/>
            <w:sz w:val="24"/>
            <w:szCs w:val="24"/>
            <w:shd w:val="clear" w:color="auto" w:fill="FFFFFF"/>
            <w:vertAlign w:val="subscript"/>
            <w:rPrChange w:id="325" w:author="作者">
              <w:rPr>
                <w:rStyle w:val="mjx-char"/>
                <w:rFonts w:ascii="MJXc-TeX-math-Iw" w:hAnsi="MJXc-TeX-math-Iw"/>
                <w:color w:val="333333"/>
                <w:szCs w:val="21"/>
                <w:shd w:val="clear" w:color="auto" w:fill="FFFFFF"/>
              </w:rPr>
            </w:rPrChange>
          </w:rPr>
          <w:t>t</w:t>
        </w:r>
        <w:r w:rsidRPr="00EB16AB">
          <w:rPr>
            <w:rStyle w:val="mjx-char"/>
            <w:rFonts w:ascii="Times New Roman" w:hAnsi="Times New Roman" w:cs="Times New Roman"/>
            <w:color w:val="333333"/>
            <w:sz w:val="24"/>
            <w:szCs w:val="24"/>
            <w:shd w:val="clear" w:color="auto" w:fill="FFFFFF"/>
            <w:vertAlign w:val="subscript"/>
            <w:rPrChange w:id="326" w:author="作者">
              <w:rPr>
                <w:rStyle w:val="mjx-char"/>
                <w:rFonts w:ascii="MJXc-TeX-main-Rw" w:hAnsi="MJXc-TeX-main-Rw"/>
                <w:color w:val="333333"/>
                <w:szCs w:val="21"/>
                <w:shd w:val="clear" w:color="auto" w:fill="FFFFFF"/>
              </w:rPr>
            </w:rPrChange>
          </w:rPr>
          <w:t>−1</w:t>
        </w:r>
        <w:r w:rsidR="00EB16AB">
          <w:rPr>
            <w:rStyle w:val="mjx-char"/>
            <w:rFonts w:ascii="Times New Roman" w:hAnsi="Times New Roman" w:cs="Times New Roman"/>
            <w:color w:val="333333"/>
            <w:sz w:val="24"/>
            <w:szCs w:val="24"/>
            <w:shd w:val="clear" w:color="auto" w:fill="FFFFFF"/>
          </w:rPr>
          <w:t xml:space="preserve"> </w:t>
        </w:r>
        <w:r w:rsidRPr="00D11516">
          <w:rPr>
            <w:rStyle w:val="mjx-char"/>
            <w:rFonts w:ascii="Times New Roman" w:hAnsi="Times New Roman" w:cs="Times New Roman"/>
            <w:color w:val="333333"/>
            <w:sz w:val="24"/>
            <w:szCs w:val="24"/>
            <w:shd w:val="clear" w:color="auto" w:fill="FFFFFF"/>
            <w:rPrChange w:id="327" w:author="作者">
              <w:rPr>
                <w:rStyle w:val="mjx-char"/>
                <w:rFonts w:ascii="MJXc-TeX-main-Rw" w:hAnsi="MJXc-TeX-main-Rw"/>
                <w:color w:val="333333"/>
                <w:sz w:val="30"/>
                <w:szCs w:val="30"/>
                <w:shd w:val="clear" w:color="auto" w:fill="FFFFFF"/>
              </w:rPr>
            </w:rPrChange>
          </w:rPr>
          <w:t>+</w:t>
        </w:r>
        <w:r w:rsidR="00EB16AB">
          <w:rPr>
            <w:rStyle w:val="mjx-char"/>
            <w:rFonts w:ascii="Times New Roman" w:hAnsi="Times New Roman" w:cs="Times New Roman"/>
            <w:color w:val="333333"/>
            <w:sz w:val="24"/>
            <w:szCs w:val="24"/>
            <w:shd w:val="clear" w:color="auto" w:fill="FFFFFF"/>
          </w:rPr>
          <w:t xml:space="preserve"> </w:t>
        </w:r>
        <w:r w:rsidRPr="00D11516">
          <w:rPr>
            <w:rStyle w:val="mjx-char"/>
            <w:rFonts w:ascii="MS Mincho" w:eastAsia="MS Mincho" w:hAnsi="MS Mincho" w:cs="MS Mincho" w:hint="eastAsia"/>
            <w:color w:val="333333"/>
            <w:sz w:val="24"/>
            <w:szCs w:val="24"/>
            <w:shd w:val="clear" w:color="auto" w:fill="FFFFFF"/>
            <w:rPrChange w:id="328" w:author="作者">
              <w:rPr>
                <w:rStyle w:val="mjx-char"/>
                <w:rFonts w:ascii="MJXc-TeX-main-Rw" w:hAnsi="MJXc-TeX-main-Rw"/>
                <w:color w:val="333333"/>
                <w:sz w:val="30"/>
                <w:szCs w:val="30"/>
                <w:shd w:val="clear" w:color="auto" w:fill="FFFFFF"/>
              </w:rPr>
            </w:rPrChange>
          </w:rPr>
          <w:t>⋯</w:t>
        </w:r>
        <w:r w:rsidR="00EB16AB">
          <w:rPr>
            <w:rStyle w:val="mjx-char"/>
            <w:rFonts w:ascii="MS Mincho" w:hAnsi="MS Mincho" w:cs="MS Mincho" w:hint="eastAsia"/>
            <w:color w:val="333333"/>
            <w:sz w:val="24"/>
            <w:szCs w:val="24"/>
            <w:shd w:val="clear" w:color="auto" w:fill="FFFFFF"/>
          </w:rPr>
          <w:t xml:space="preserve"> </w:t>
        </w:r>
        <w:r w:rsidRPr="00D11516">
          <w:rPr>
            <w:rStyle w:val="mjx-char"/>
            <w:rFonts w:ascii="Times New Roman" w:hAnsi="Times New Roman" w:cs="Times New Roman"/>
            <w:color w:val="333333"/>
            <w:sz w:val="24"/>
            <w:szCs w:val="24"/>
            <w:shd w:val="clear" w:color="auto" w:fill="FFFFFF"/>
            <w:rPrChange w:id="329" w:author="作者">
              <w:rPr>
                <w:rStyle w:val="mjx-char"/>
                <w:rFonts w:ascii="MJXc-TeX-main-Rw" w:hAnsi="MJXc-TeX-main-Rw"/>
                <w:color w:val="333333"/>
                <w:sz w:val="30"/>
                <w:szCs w:val="30"/>
                <w:shd w:val="clear" w:color="auto" w:fill="FFFFFF"/>
              </w:rPr>
            </w:rPrChange>
          </w:rPr>
          <w:t>+</w:t>
        </w:r>
        <w:r w:rsidR="00EB16AB">
          <w:rPr>
            <w:rStyle w:val="mjx-char"/>
            <w:rFonts w:ascii="Times New Roman" w:hAnsi="Times New Roman" w:cs="Times New Roman"/>
            <w:color w:val="333333"/>
            <w:sz w:val="24"/>
            <w:szCs w:val="24"/>
            <w:shd w:val="clear" w:color="auto" w:fill="FFFFFF"/>
          </w:rPr>
          <w:t xml:space="preserve"> </w:t>
        </w:r>
        <w:r w:rsidRPr="00D11516">
          <w:rPr>
            <w:rStyle w:val="mjx-char"/>
            <w:rFonts w:ascii="Times New Roman" w:hAnsi="Times New Roman" w:cs="Times New Roman"/>
            <w:color w:val="333333"/>
            <w:sz w:val="24"/>
            <w:szCs w:val="24"/>
            <w:shd w:val="clear" w:color="auto" w:fill="FFFFFF"/>
            <w:rPrChange w:id="330" w:author="作者">
              <w:rPr>
                <w:rStyle w:val="mjx-char"/>
                <w:rFonts w:ascii="MJXc-TeX-math-Iw" w:hAnsi="MJXc-TeX-math-Iw"/>
                <w:color w:val="333333"/>
                <w:sz w:val="30"/>
                <w:szCs w:val="30"/>
                <w:shd w:val="clear" w:color="auto" w:fill="FFFFFF"/>
              </w:rPr>
            </w:rPrChange>
          </w:rPr>
          <w:t>ϕ</w:t>
        </w:r>
        <w:r w:rsidRPr="00D11516">
          <w:rPr>
            <w:rStyle w:val="mjx-char"/>
            <w:rFonts w:ascii="Times New Roman" w:hAnsi="Times New Roman" w:cs="Times New Roman"/>
            <w:color w:val="333333"/>
            <w:sz w:val="24"/>
            <w:szCs w:val="24"/>
            <w:shd w:val="clear" w:color="auto" w:fill="FFFFFF"/>
            <w:vertAlign w:val="subscript"/>
            <w:rPrChange w:id="331" w:author="作者">
              <w:rPr>
                <w:rStyle w:val="mjx-char"/>
                <w:rFonts w:ascii="MJXc-TeX-math-Iw" w:hAnsi="MJXc-TeX-math-Iw"/>
                <w:color w:val="333333"/>
                <w:szCs w:val="21"/>
                <w:shd w:val="clear" w:color="auto" w:fill="FFFFFF"/>
              </w:rPr>
            </w:rPrChange>
          </w:rPr>
          <w:t>p</w:t>
        </w:r>
        <w:r w:rsidR="00EB16AB">
          <w:rPr>
            <w:rStyle w:val="mjx-char"/>
            <w:rFonts w:ascii="Times New Roman" w:hAnsi="Times New Roman" w:cs="Times New Roman"/>
            <w:color w:val="333333"/>
            <w:sz w:val="24"/>
            <w:szCs w:val="24"/>
            <w:shd w:val="clear" w:color="auto" w:fill="FFFFFF"/>
          </w:rPr>
          <w:t>Y</w:t>
        </w:r>
        <w:del w:id="332" w:author="作者">
          <w:r w:rsidRPr="00D11516" w:rsidDel="00EB16AB">
            <w:rPr>
              <w:rStyle w:val="mjx-char"/>
              <w:rFonts w:ascii="Times New Roman" w:hAnsi="Times New Roman" w:cs="Times New Roman"/>
              <w:color w:val="333333"/>
              <w:sz w:val="24"/>
              <w:szCs w:val="24"/>
              <w:shd w:val="clear" w:color="auto" w:fill="FFFFFF"/>
              <w:rPrChange w:id="333" w:author="作者">
                <w:rPr>
                  <w:rStyle w:val="mjx-char"/>
                  <w:rFonts w:ascii="MJXc-TeX-math-Iw" w:hAnsi="MJXc-TeX-math-Iw"/>
                  <w:color w:val="333333"/>
                  <w:sz w:val="30"/>
                  <w:szCs w:val="30"/>
                  <w:shd w:val="clear" w:color="auto" w:fill="FFFFFF"/>
                </w:rPr>
              </w:rPrChange>
            </w:rPr>
            <w:delText>y</w:delText>
          </w:r>
        </w:del>
        <w:r w:rsidRPr="00EB16AB">
          <w:rPr>
            <w:rStyle w:val="mjx-char"/>
            <w:rFonts w:ascii="Times New Roman" w:hAnsi="Times New Roman" w:cs="Times New Roman"/>
            <w:color w:val="333333"/>
            <w:sz w:val="24"/>
            <w:szCs w:val="24"/>
            <w:shd w:val="clear" w:color="auto" w:fill="FFFFFF"/>
            <w:rPrChange w:id="334" w:author="作者">
              <w:rPr>
                <w:rStyle w:val="mjx-char"/>
                <w:rFonts w:ascii="MJXc-TeX-main-Rw" w:hAnsi="MJXc-TeX-main-Rw"/>
                <w:color w:val="333333"/>
                <w:szCs w:val="21"/>
                <w:shd w:val="clear" w:color="auto" w:fill="FFFFFF"/>
              </w:rPr>
            </w:rPrChange>
          </w:rPr>
          <w:t>′</w:t>
        </w:r>
        <w:r w:rsidRPr="00EB16AB">
          <w:rPr>
            <w:rStyle w:val="mjx-char"/>
            <w:rFonts w:ascii="Times New Roman" w:hAnsi="Times New Roman" w:cs="Times New Roman"/>
            <w:color w:val="333333"/>
            <w:sz w:val="24"/>
            <w:szCs w:val="24"/>
            <w:shd w:val="clear" w:color="auto" w:fill="FFFFFF"/>
            <w:vertAlign w:val="subscript"/>
            <w:rPrChange w:id="335" w:author="作者">
              <w:rPr>
                <w:rStyle w:val="mjx-char"/>
                <w:rFonts w:ascii="MJXc-TeX-math-Iw" w:hAnsi="MJXc-TeX-math-Iw"/>
                <w:color w:val="333333"/>
                <w:szCs w:val="21"/>
                <w:shd w:val="clear" w:color="auto" w:fill="FFFFFF"/>
              </w:rPr>
            </w:rPrChange>
          </w:rPr>
          <w:t>t</w:t>
        </w:r>
        <w:r w:rsidRPr="00EB16AB">
          <w:rPr>
            <w:rStyle w:val="mjx-char"/>
            <w:rFonts w:ascii="Times New Roman" w:hAnsi="Times New Roman" w:cs="Times New Roman"/>
            <w:color w:val="333333"/>
            <w:sz w:val="24"/>
            <w:szCs w:val="24"/>
            <w:shd w:val="clear" w:color="auto" w:fill="FFFFFF"/>
            <w:vertAlign w:val="subscript"/>
            <w:rPrChange w:id="336" w:author="作者">
              <w:rPr>
                <w:rStyle w:val="mjx-char"/>
                <w:rFonts w:ascii="MJXc-TeX-main-Rw" w:hAnsi="MJXc-TeX-main-Rw"/>
                <w:color w:val="333333"/>
                <w:szCs w:val="21"/>
                <w:shd w:val="clear" w:color="auto" w:fill="FFFFFF"/>
              </w:rPr>
            </w:rPrChange>
          </w:rPr>
          <w:t>−</w:t>
        </w:r>
        <w:r w:rsidRPr="00EB16AB">
          <w:rPr>
            <w:rStyle w:val="mjx-char"/>
            <w:rFonts w:ascii="Times New Roman" w:hAnsi="Times New Roman" w:cs="Times New Roman"/>
            <w:color w:val="333333"/>
            <w:sz w:val="24"/>
            <w:szCs w:val="24"/>
            <w:shd w:val="clear" w:color="auto" w:fill="FFFFFF"/>
            <w:vertAlign w:val="subscript"/>
            <w:rPrChange w:id="337" w:author="作者">
              <w:rPr>
                <w:rStyle w:val="mjx-char"/>
                <w:rFonts w:ascii="MJXc-TeX-math-Iw" w:hAnsi="MJXc-TeX-math-Iw"/>
                <w:color w:val="333333"/>
                <w:szCs w:val="21"/>
                <w:shd w:val="clear" w:color="auto" w:fill="FFFFFF"/>
              </w:rPr>
            </w:rPrChange>
          </w:rPr>
          <w:t>p</w:t>
        </w:r>
        <w:r w:rsidR="00EB16AB">
          <w:rPr>
            <w:rStyle w:val="mjx-char"/>
            <w:rFonts w:ascii="Times New Roman" w:hAnsi="Times New Roman" w:cs="Times New Roman"/>
            <w:color w:val="333333"/>
            <w:sz w:val="24"/>
            <w:szCs w:val="24"/>
            <w:shd w:val="clear" w:color="auto" w:fill="FFFFFF"/>
          </w:rPr>
          <w:t xml:space="preserve"> </w:t>
        </w:r>
        <w:r w:rsidRPr="00D11516">
          <w:rPr>
            <w:rStyle w:val="mjx-char"/>
            <w:rFonts w:ascii="Times New Roman" w:hAnsi="Times New Roman" w:cs="Times New Roman"/>
            <w:color w:val="333333"/>
            <w:sz w:val="24"/>
            <w:szCs w:val="24"/>
            <w:shd w:val="clear" w:color="auto" w:fill="FFFFFF"/>
            <w:rPrChange w:id="338" w:author="作者">
              <w:rPr>
                <w:rStyle w:val="mjx-char"/>
                <w:rFonts w:ascii="MJXc-TeX-main-Rw" w:hAnsi="MJXc-TeX-main-Rw"/>
                <w:color w:val="333333"/>
                <w:sz w:val="30"/>
                <w:szCs w:val="30"/>
                <w:shd w:val="clear" w:color="auto" w:fill="FFFFFF"/>
              </w:rPr>
            </w:rPrChange>
          </w:rPr>
          <w:t>+</w:t>
        </w:r>
        <w:r w:rsidR="00EB16AB">
          <w:rPr>
            <w:rStyle w:val="mjx-char"/>
            <w:rFonts w:ascii="Times New Roman" w:hAnsi="Times New Roman" w:cs="Times New Roman"/>
            <w:color w:val="333333"/>
            <w:sz w:val="24"/>
            <w:szCs w:val="24"/>
            <w:shd w:val="clear" w:color="auto" w:fill="FFFFFF"/>
          </w:rPr>
          <w:t xml:space="preserve"> </w:t>
        </w:r>
        <w:r w:rsidRPr="00EB16AB">
          <w:rPr>
            <w:rStyle w:val="mjx-char"/>
            <w:rFonts w:ascii="Times New Roman" w:hAnsi="Times New Roman" w:cs="Times New Roman"/>
            <w:color w:val="333333"/>
            <w:sz w:val="24"/>
            <w:szCs w:val="24"/>
            <w:shd w:val="clear" w:color="auto" w:fill="FFFFFF"/>
            <w:rPrChange w:id="339" w:author="作者">
              <w:rPr>
                <w:rStyle w:val="mjx-char"/>
                <w:rFonts w:ascii="MJXc-TeX-math-Iw" w:hAnsi="MJXc-TeX-math-Iw"/>
                <w:color w:val="333333"/>
                <w:sz w:val="30"/>
                <w:szCs w:val="30"/>
                <w:shd w:val="clear" w:color="auto" w:fill="FFFFFF"/>
              </w:rPr>
            </w:rPrChange>
          </w:rPr>
          <w:t>θ</w:t>
        </w:r>
        <w:r w:rsidRPr="00EB16AB">
          <w:rPr>
            <w:rStyle w:val="mjx-char"/>
            <w:rFonts w:ascii="Times New Roman" w:hAnsi="Times New Roman" w:cs="Times New Roman"/>
            <w:color w:val="333333"/>
            <w:sz w:val="24"/>
            <w:szCs w:val="24"/>
            <w:shd w:val="clear" w:color="auto" w:fill="FFFFFF"/>
            <w:vertAlign w:val="subscript"/>
            <w:rPrChange w:id="340" w:author="作者">
              <w:rPr>
                <w:rStyle w:val="mjx-char"/>
                <w:rFonts w:ascii="MJXc-TeX-main-Rw" w:hAnsi="MJXc-TeX-main-Rw"/>
                <w:color w:val="333333"/>
                <w:szCs w:val="21"/>
                <w:shd w:val="clear" w:color="auto" w:fill="FFFFFF"/>
              </w:rPr>
            </w:rPrChange>
          </w:rPr>
          <w:t>1</w:t>
        </w:r>
        <w:r w:rsidRPr="00EB16AB">
          <w:rPr>
            <w:rStyle w:val="mjx-char"/>
            <w:rFonts w:ascii="Times New Roman" w:hAnsi="Times New Roman" w:cs="Times New Roman"/>
            <w:color w:val="333333"/>
            <w:sz w:val="24"/>
            <w:szCs w:val="24"/>
            <w:shd w:val="clear" w:color="auto" w:fill="FFFFFF"/>
            <w:rPrChange w:id="341" w:author="作者">
              <w:rPr>
                <w:rStyle w:val="mjx-char"/>
                <w:rFonts w:ascii="MJXc-TeX-math-Iw" w:hAnsi="MJXc-TeX-math-Iw"/>
                <w:color w:val="333333"/>
                <w:sz w:val="30"/>
                <w:szCs w:val="30"/>
                <w:shd w:val="clear" w:color="auto" w:fill="FFFFFF"/>
              </w:rPr>
            </w:rPrChange>
          </w:rPr>
          <w:t>ε</w:t>
        </w:r>
        <w:r w:rsidRPr="00EB16AB">
          <w:rPr>
            <w:rStyle w:val="mjx-char"/>
            <w:rFonts w:ascii="Times New Roman" w:hAnsi="Times New Roman" w:cs="Times New Roman"/>
            <w:color w:val="333333"/>
            <w:sz w:val="24"/>
            <w:szCs w:val="24"/>
            <w:shd w:val="clear" w:color="auto" w:fill="FFFFFF"/>
            <w:vertAlign w:val="subscript"/>
            <w:rPrChange w:id="342" w:author="作者">
              <w:rPr>
                <w:rStyle w:val="mjx-char"/>
                <w:rFonts w:ascii="MJXc-TeX-math-Iw" w:hAnsi="MJXc-TeX-math-Iw"/>
                <w:color w:val="333333"/>
                <w:szCs w:val="21"/>
                <w:shd w:val="clear" w:color="auto" w:fill="FFFFFF"/>
              </w:rPr>
            </w:rPrChange>
          </w:rPr>
          <w:t>t</w:t>
        </w:r>
        <w:r w:rsidRPr="00EB16AB">
          <w:rPr>
            <w:rStyle w:val="mjx-char"/>
            <w:rFonts w:ascii="Times New Roman" w:hAnsi="Times New Roman" w:cs="Times New Roman"/>
            <w:color w:val="333333"/>
            <w:sz w:val="24"/>
            <w:szCs w:val="24"/>
            <w:shd w:val="clear" w:color="auto" w:fill="FFFFFF"/>
            <w:vertAlign w:val="subscript"/>
            <w:rPrChange w:id="343" w:author="作者">
              <w:rPr>
                <w:rStyle w:val="mjx-char"/>
                <w:rFonts w:ascii="MJXc-TeX-main-Rw" w:hAnsi="MJXc-TeX-main-Rw"/>
                <w:color w:val="333333"/>
                <w:szCs w:val="21"/>
                <w:shd w:val="clear" w:color="auto" w:fill="FFFFFF"/>
              </w:rPr>
            </w:rPrChange>
          </w:rPr>
          <w:t>−1</w:t>
        </w:r>
        <w:r w:rsidR="00EB16AB">
          <w:rPr>
            <w:rStyle w:val="mjx-char"/>
            <w:rFonts w:ascii="Times New Roman" w:hAnsi="Times New Roman" w:cs="Times New Roman"/>
            <w:color w:val="333333"/>
            <w:sz w:val="24"/>
            <w:szCs w:val="24"/>
            <w:shd w:val="clear" w:color="auto" w:fill="FFFFFF"/>
          </w:rPr>
          <w:t xml:space="preserve"> </w:t>
        </w:r>
        <w:r w:rsidRPr="00D11516">
          <w:rPr>
            <w:rStyle w:val="mjx-char"/>
            <w:rFonts w:ascii="Times New Roman" w:hAnsi="Times New Roman" w:cs="Times New Roman"/>
            <w:color w:val="333333"/>
            <w:sz w:val="24"/>
            <w:szCs w:val="24"/>
            <w:shd w:val="clear" w:color="auto" w:fill="FFFFFF"/>
            <w:rPrChange w:id="344" w:author="作者">
              <w:rPr>
                <w:rStyle w:val="mjx-char"/>
                <w:rFonts w:ascii="MJXc-TeX-main-Rw" w:hAnsi="MJXc-TeX-main-Rw"/>
                <w:color w:val="333333"/>
                <w:sz w:val="30"/>
                <w:szCs w:val="30"/>
                <w:shd w:val="clear" w:color="auto" w:fill="FFFFFF"/>
              </w:rPr>
            </w:rPrChange>
          </w:rPr>
          <w:t>+</w:t>
        </w:r>
        <w:r w:rsidRPr="00D11516">
          <w:rPr>
            <w:rStyle w:val="mjx-char"/>
            <w:rFonts w:ascii="MS Mincho" w:eastAsia="MS Mincho" w:hAnsi="MS Mincho" w:cs="MS Mincho" w:hint="eastAsia"/>
            <w:color w:val="333333"/>
            <w:sz w:val="24"/>
            <w:szCs w:val="24"/>
            <w:shd w:val="clear" w:color="auto" w:fill="FFFFFF"/>
            <w:rPrChange w:id="345" w:author="作者">
              <w:rPr>
                <w:rStyle w:val="mjx-char"/>
                <w:rFonts w:ascii="MJXc-TeX-main-Rw" w:hAnsi="MJXc-TeX-main-Rw"/>
                <w:color w:val="333333"/>
                <w:sz w:val="30"/>
                <w:szCs w:val="30"/>
                <w:shd w:val="clear" w:color="auto" w:fill="FFFFFF"/>
              </w:rPr>
            </w:rPrChange>
          </w:rPr>
          <w:t>⋯</w:t>
        </w:r>
        <w:r w:rsidRPr="00D11516">
          <w:rPr>
            <w:rStyle w:val="mjx-char"/>
            <w:rFonts w:ascii="Times New Roman" w:hAnsi="Times New Roman" w:cs="Times New Roman"/>
            <w:color w:val="333333"/>
            <w:sz w:val="24"/>
            <w:szCs w:val="24"/>
            <w:shd w:val="clear" w:color="auto" w:fill="FFFFFF"/>
            <w:rPrChange w:id="346" w:author="作者">
              <w:rPr>
                <w:rStyle w:val="mjx-char"/>
                <w:rFonts w:ascii="MJXc-TeX-main-Rw" w:hAnsi="MJXc-TeX-main-Rw"/>
                <w:color w:val="333333"/>
                <w:sz w:val="30"/>
                <w:szCs w:val="30"/>
                <w:shd w:val="clear" w:color="auto" w:fill="FFFFFF"/>
              </w:rPr>
            </w:rPrChange>
          </w:rPr>
          <w:t>+</w:t>
        </w:r>
        <w:r w:rsidR="00EB16AB">
          <w:rPr>
            <w:rStyle w:val="mjx-char"/>
            <w:rFonts w:ascii="Times New Roman" w:hAnsi="Times New Roman" w:cs="Times New Roman"/>
            <w:color w:val="333333"/>
            <w:sz w:val="24"/>
            <w:szCs w:val="24"/>
            <w:shd w:val="clear" w:color="auto" w:fill="FFFFFF"/>
          </w:rPr>
          <w:t xml:space="preserve"> </w:t>
        </w:r>
        <w:r w:rsidRPr="00EB16AB">
          <w:rPr>
            <w:rStyle w:val="mjx-char"/>
            <w:rFonts w:ascii="Times New Roman" w:hAnsi="Times New Roman" w:cs="Times New Roman"/>
            <w:color w:val="333333"/>
            <w:sz w:val="24"/>
            <w:szCs w:val="24"/>
            <w:shd w:val="clear" w:color="auto" w:fill="FFFFFF"/>
            <w:rPrChange w:id="347" w:author="作者">
              <w:rPr>
                <w:rStyle w:val="mjx-char"/>
                <w:rFonts w:ascii="MJXc-TeX-math-Iw" w:hAnsi="MJXc-TeX-math-Iw"/>
                <w:color w:val="333333"/>
                <w:sz w:val="30"/>
                <w:szCs w:val="30"/>
                <w:shd w:val="clear" w:color="auto" w:fill="FFFFFF"/>
              </w:rPr>
            </w:rPrChange>
          </w:rPr>
          <w:t>θ</w:t>
        </w:r>
        <w:r w:rsidRPr="00EB16AB">
          <w:rPr>
            <w:rStyle w:val="mjx-char"/>
            <w:rFonts w:ascii="Times New Roman" w:hAnsi="Times New Roman" w:cs="Times New Roman"/>
            <w:color w:val="333333"/>
            <w:sz w:val="24"/>
            <w:szCs w:val="24"/>
            <w:shd w:val="clear" w:color="auto" w:fill="FFFFFF"/>
            <w:vertAlign w:val="subscript"/>
            <w:rPrChange w:id="348" w:author="作者">
              <w:rPr>
                <w:rStyle w:val="mjx-char"/>
                <w:rFonts w:ascii="MJXc-TeX-math-Iw" w:hAnsi="MJXc-TeX-math-Iw"/>
                <w:color w:val="333333"/>
                <w:szCs w:val="21"/>
                <w:shd w:val="clear" w:color="auto" w:fill="FFFFFF"/>
              </w:rPr>
            </w:rPrChange>
          </w:rPr>
          <w:t>q</w:t>
        </w:r>
        <w:r w:rsidRPr="00EB16AB">
          <w:rPr>
            <w:rStyle w:val="mjx-char"/>
            <w:rFonts w:ascii="Times New Roman" w:hAnsi="Times New Roman" w:cs="Times New Roman"/>
            <w:color w:val="333333"/>
            <w:sz w:val="24"/>
            <w:szCs w:val="24"/>
            <w:shd w:val="clear" w:color="auto" w:fill="FFFFFF"/>
            <w:rPrChange w:id="349" w:author="作者">
              <w:rPr>
                <w:rStyle w:val="mjx-char"/>
                <w:rFonts w:ascii="MJXc-TeX-math-Iw" w:hAnsi="MJXc-TeX-math-Iw"/>
                <w:color w:val="333333"/>
                <w:sz w:val="30"/>
                <w:szCs w:val="30"/>
                <w:shd w:val="clear" w:color="auto" w:fill="FFFFFF"/>
              </w:rPr>
            </w:rPrChange>
          </w:rPr>
          <w:t>ε</w:t>
        </w:r>
        <w:r w:rsidRPr="00EB16AB">
          <w:rPr>
            <w:rStyle w:val="mjx-char"/>
            <w:rFonts w:ascii="Times New Roman" w:hAnsi="Times New Roman" w:cs="Times New Roman"/>
            <w:color w:val="333333"/>
            <w:sz w:val="24"/>
            <w:szCs w:val="24"/>
            <w:shd w:val="clear" w:color="auto" w:fill="FFFFFF"/>
            <w:vertAlign w:val="subscript"/>
            <w:rPrChange w:id="350" w:author="作者">
              <w:rPr>
                <w:rStyle w:val="mjx-char"/>
                <w:rFonts w:ascii="MJXc-TeX-math-Iw" w:hAnsi="MJXc-TeX-math-Iw"/>
                <w:color w:val="333333"/>
                <w:szCs w:val="21"/>
                <w:shd w:val="clear" w:color="auto" w:fill="FFFFFF"/>
              </w:rPr>
            </w:rPrChange>
          </w:rPr>
          <w:t>t</w:t>
        </w:r>
        <w:r w:rsidRPr="00EB16AB">
          <w:rPr>
            <w:rStyle w:val="mjx-char"/>
            <w:rFonts w:ascii="Times New Roman" w:hAnsi="Times New Roman" w:cs="Times New Roman"/>
            <w:color w:val="333333"/>
            <w:sz w:val="24"/>
            <w:szCs w:val="24"/>
            <w:shd w:val="clear" w:color="auto" w:fill="FFFFFF"/>
            <w:vertAlign w:val="subscript"/>
            <w:rPrChange w:id="351" w:author="作者">
              <w:rPr>
                <w:rStyle w:val="mjx-char"/>
                <w:rFonts w:ascii="MJXc-TeX-main-Rw" w:hAnsi="MJXc-TeX-main-Rw"/>
                <w:color w:val="333333"/>
                <w:szCs w:val="21"/>
                <w:shd w:val="clear" w:color="auto" w:fill="FFFFFF"/>
              </w:rPr>
            </w:rPrChange>
          </w:rPr>
          <w:t>−</w:t>
        </w:r>
        <w:r w:rsidRPr="00EB16AB">
          <w:rPr>
            <w:rStyle w:val="mjx-char"/>
            <w:rFonts w:ascii="Times New Roman" w:hAnsi="Times New Roman" w:cs="Times New Roman"/>
            <w:color w:val="333333"/>
            <w:sz w:val="24"/>
            <w:szCs w:val="24"/>
            <w:shd w:val="clear" w:color="auto" w:fill="FFFFFF"/>
            <w:vertAlign w:val="subscript"/>
            <w:rPrChange w:id="352" w:author="作者">
              <w:rPr>
                <w:rStyle w:val="mjx-char"/>
                <w:rFonts w:ascii="MJXc-TeX-math-Iw" w:hAnsi="MJXc-TeX-math-Iw"/>
                <w:color w:val="333333"/>
                <w:szCs w:val="21"/>
                <w:shd w:val="clear" w:color="auto" w:fill="FFFFFF"/>
              </w:rPr>
            </w:rPrChange>
          </w:rPr>
          <w:t>q</w:t>
        </w:r>
        <w:r w:rsidR="00EB16AB">
          <w:rPr>
            <w:rStyle w:val="mjx-char"/>
            <w:rFonts w:ascii="Times New Roman" w:hAnsi="Times New Roman" w:cs="Times New Roman"/>
            <w:color w:val="333333"/>
            <w:sz w:val="24"/>
            <w:szCs w:val="24"/>
            <w:shd w:val="clear" w:color="auto" w:fill="FFFFFF"/>
          </w:rPr>
          <w:t xml:space="preserve"> </w:t>
        </w:r>
        <w:r w:rsidRPr="00D11516">
          <w:rPr>
            <w:rStyle w:val="mjx-char"/>
            <w:rFonts w:ascii="Times New Roman" w:hAnsi="Times New Roman" w:cs="Times New Roman"/>
            <w:color w:val="333333"/>
            <w:sz w:val="24"/>
            <w:szCs w:val="24"/>
            <w:shd w:val="clear" w:color="auto" w:fill="FFFFFF"/>
            <w:rPrChange w:id="353" w:author="作者">
              <w:rPr>
                <w:rStyle w:val="mjx-char"/>
                <w:rFonts w:ascii="MJXc-TeX-main-Rw" w:hAnsi="MJXc-TeX-main-Rw"/>
                <w:color w:val="333333"/>
                <w:sz w:val="30"/>
                <w:szCs w:val="30"/>
                <w:shd w:val="clear" w:color="auto" w:fill="FFFFFF"/>
              </w:rPr>
            </w:rPrChange>
          </w:rPr>
          <w:t>+</w:t>
        </w:r>
        <w:r w:rsidR="00EB16AB">
          <w:rPr>
            <w:rStyle w:val="mjx-char"/>
            <w:rFonts w:ascii="Times New Roman" w:hAnsi="Times New Roman" w:cs="Times New Roman"/>
            <w:color w:val="333333"/>
            <w:sz w:val="24"/>
            <w:szCs w:val="24"/>
            <w:shd w:val="clear" w:color="auto" w:fill="FFFFFF"/>
          </w:rPr>
          <w:t xml:space="preserve"> </w:t>
        </w:r>
        <w:r w:rsidRPr="00EB16AB">
          <w:rPr>
            <w:rStyle w:val="mjx-char"/>
            <w:rFonts w:ascii="Times New Roman" w:hAnsi="Times New Roman" w:cs="Times New Roman"/>
            <w:color w:val="333333"/>
            <w:sz w:val="24"/>
            <w:szCs w:val="24"/>
            <w:shd w:val="clear" w:color="auto" w:fill="FFFFFF"/>
            <w:rPrChange w:id="354" w:author="作者">
              <w:rPr>
                <w:rStyle w:val="mjx-char"/>
                <w:rFonts w:ascii="MJXc-TeX-math-Iw" w:hAnsi="MJXc-TeX-math-Iw"/>
                <w:color w:val="333333"/>
                <w:sz w:val="30"/>
                <w:szCs w:val="30"/>
                <w:shd w:val="clear" w:color="auto" w:fill="FFFFFF"/>
              </w:rPr>
            </w:rPrChange>
          </w:rPr>
          <w:t>ε</w:t>
        </w:r>
        <w:r w:rsidRPr="00EB16AB">
          <w:rPr>
            <w:rStyle w:val="mjx-char"/>
            <w:rFonts w:ascii="Times New Roman" w:hAnsi="Times New Roman" w:cs="Times New Roman"/>
            <w:color w:val="333333"/>
            <w:sz w:val="24"/>
            <w:szCs w:val="24"/>
            <w:shd w:val="clear" w:color="auto" w:fill="FFFFFF"/>
            <w:vertAlign w:val="subscript"/>
            <w:rPrChange w:id="355" w:author="作者">
              <w:rPr>
                <w:rStyle w:val="mjx-char"/>
                <w:rFonts w:ascii="MJXc-TeX-math-Iw" w:hAnsi="MJXc-TeX-math-Iw"/>
                <w:color w:val="333333"/>
                <w:szCs w:val="21"/>
                <w:shd w:val="clear" w:color="auto" w:fill="FFFFFF"/>
              </w:rPr>
            </w:rPrChange>
          </w:rPr>
          <w:t>t</w:t>
        </w:r>
        <w:r w:rsidR="00EB16AB">
          <w:rPr>
            <w:rStyle w:val="mjx-char"/>
            <w:rFonts w:ascii="Times New Roman" w:hAnsi="Times New Roman" w:cs="Times New Roman"/>
            <w:color w:val="333333"/>
            <w:sz w:val="24"/>
            <w:szCs w:val="24"/>
            <w:shd w:val="clear" w:color="auto" w:fill="FFFFFF"/>
          </w:rPr>
          <w:t xml:space="preserve"> </w:t>
        </w:r>
        <w:r w:rsidRPr="00EB16AB">
          <w:rPr>
            <w:rStyle w:val="mjx-char"/>
            <w:rFonts w:ascii="Times New Roman" w:hAnsi="Times New Roman" w:cs="Times New Roman"/>
            <w:color w:val="333333"/>
            <w:sz w:val="24"/>
            <w:szCs w:val="24"/>
            <w:shd w:val="clear" w:color="auto" w:fill="FFFFFF"/>
            <w:rPrChange w:id="356" w:author="作者">
              <w:rPr>
                <w:rStyle w:val="mjx-char"/>
                <w:rFonts w:ascii="MJXc-TeX-main-Rw" w:hAnsi="MJXc-TeX-main-Rw"/>
                <w:color w:val="333333"/>
                <w:sz w:val="30"/>
                <w:szCs w:val="30"/>
                <w:shd w:val="clear" w:color="auto" w:fill="FFFFFF"/>
              </w:rPr>
            </w:rPrChange>
          </w:rPr>
          <w:t>,</w:t>
        </w:r>
      </w:ins>
    </w:p>
    <w:p w14:paraId="77BCAE93" w14:textId="44048892" w:rsidR="00912385" w:rsidRPr="00912385" w:rsidDel="002B7725" w:rsidRDefault="00912385" w:rsidP="00905D45">
      <w:pPr>
        <w:widowControl/>
        <w:ind w:firstLine="420"/>
        <w:jc w:val="left"/>
        <w:rPr>
          <w:ins w:id="357" w:author="作者"/>
          <w:del w:id="358" w:author="作者"/>
          <w:rFonts w:ascii="Times New Roman" w:hAnsi="Times New Roman" w:cs="Times New Roman"/>
          <w:sz w:val="24"/>
          <w:szCs w:val="24"/>
        </w:rPr>
        <w:pPrChange w:id="359" w:author="作者">
          <w:pPr>
            <w:widowControl/>
            <w:jc w:val="left"/>
          </w:pPr>
        </w:pPrChange>
      </w:pPr>
      <w:ins w:id="360" w:author="作者">
        <w:r>
          <w:rPr>
            <w:rFonts w:ascii="Times New Roman" w:hAnsi="Times New Roman" w:cs="Times New Roman"/>
            <w:sz w:val="24"/>
            <w:szCs w:val="24"/>
          </w:rPr>
          <w:t>w</w:t>
        </w:r>
        <w:r w:rsidRPr="00912385">
          <w:rPr>
            <w:rFonts w:ascii="Times New Roman" w:hAnsi="Times New Roman" w:cs="Times New Roman"/>
            <w:sz w:val="24"/>
            <w:szCs w:val="24"/>
          </w:rPr>
          <w:t>here</w:t>
        </w:r>
        <w:r>
          <w:rPr>
            <w:rFonts w:ascii="Times New Roman" w:hAnsi="Times New Roman" w:cs="Times New Roman"/>
            <w:sz w:val="24"/>
            <w:szCs w:val="24"/>
          </w:rPr>
          <w:t xml:space="preserve"> Y</w:t>
        </w:r>
        <w:r w:rsidRPr="00912385">
          <w:rPr>
            <w:rFonts w:ascii="Times New Roman" w:hAnsi="Times New Roman" w:cs="Times New Roman"/>
            <w:sz w:val="24"/>
            <w:szCs w:val="24"/>
          </w:rPr>
          <w:t>′</w:t>
        </w:r>
        <w:r w:rsidRPr="00706D05">
          <w:rPr>
            <w:rFonts w:ascii="Times New Roman" w:hAnsi="Times New Roman" w:cs="Times New Roman"/>
            <w:sz w:val="24"/>
            <w:szCs w:val="24"/>
            <w:vertAlign w:val="subscript"/>
            <w:rPrChange w:id="361" w:author="作者">
              <w:rPr>
                <w:rFonts w:ascii="Times New Roman" w:hAnsi="Times New Roman" w:cs="Times New Roman"/>
                <w:sz w:val="24"/>
                <w:szCs w:val="24"/>
              </w:rPr>
            </w:rPrChange>
          </w:rPr>
          <w:t>t</w:t>
        </w:r>
        <w:r>
          <w:rPr>
            <w:rFonts w:ascii="Times New Roman" w:hAnsi="Times New Roman" w:cs="Times New Roman"/>
            <w:sz w:val="24"/>
            <w:szCs w:val="24"/>
            <w:vertAlign w:val="subscript"/>
          </w:rPr>
          <w:t xml:space="preserve"> </w:t>
        </w:r>
        <w:r w:rsidRPr="00912385">
          <w:rPr>
            <w:rFonts w:ascii="Times New Roman" w:hAnsi="Times New Roman" w:cs="Times New Roman"/>
            <w:sz w:val="24"/>
            <w:szCs w:val="24"/>
          </w:rPr>
          <w:t>is the differenced series (it may have been differenced more than once</w:t>
        </w:r>
        <w:r>
          <w:rPr>
            <w:rFonts w:ascii="Times New Roman" w:hAnsi="Times New Roman" w:cs="Times New Roman"/>
            <w:sz w:val="24"/>
            <w:szCs w:val="24"/>
          </w:rPr>
          <w:t>, e.g. 2-order</w:t>
        </w:r>
        <w:r w:rsidRPr="00912385">
          <w:rPr>
            <w:rFonts w:ascii="Times New Roman" w:hAnsi="Times New Roman" w:cs="Times New Roman"/>
            <w:sz w:val="24"/>
            <w:szCs w:val="24"/>
          </w:rPr>
          <w:t>). The “predictors” on the right</w:t>
        </w:r>
        <w:r>
          <w:rPr>
            <w:rFonts w:ascii="Times New Roman" w:hAnsi="Times New Roman" w:cs="Times New Roman"/>
            <w:sz w:val="24"/>
            <w:szCs w:val="24"/>
          </w:rPr>
          <w:t>-</w:t>
        </w:r>
        <w:r w:rsidRPr="00912385">
          <w:rPr>
            <w:rFonts w:ascii="Times New Roman" w:hAnsi="Times New Roman" w:cs="Times New Roman"/>
            <w:sz w:val="24"/>
            <w:szCs w:val="24"/>
          </w:rPr>
          <w:t>hand side include both lagged values of</w:t>
        </w:r>
        <w:r>
          <w:rPr>
            <w:rFonts w:ascii="Times New Roman" w:hAnsi="Times New Roman" w:cs="Times New Roman"/>
            <w:sz w:val="24"/>
            <w:szCs w:val="24"/>
          </w:rPr>
          <w:t xml:space="preserve"> Y</w:t>
        </w:r>
        <w:r w:rsidRPr="00706D05">
          <w:rPr>
            <w:rFonts w:ascii="Times New Roman" w:hAnsi="Times New Roman" w:cs="Times New Roman"/>
            <w:sz w:val="24"/>
            <w:szCs w:val="24"/>
            <w:vertAlign w:val="subscript"/>
            <w:rPrChange w:id="362" w:author="作者">
              <w:rPr>
                <w:rFonts w:ascii="Times New Roman" w:hAnsi="Times New Roman" w:cs="Times New Roman"/>
                <w:sz w:val="24"/>
                <w:szCs w:val="24"/>
              </w:rPr>
            </w:rPrChange>
          </w:rPr>
          <w:t>t</w:t>
        </w:r>
        <w:r w:rsidRPr="00912385">
          <w:rPr>
            <w:rFonts w:ascii="Times New Roman" w:hAnsi="Times New Roman" w:cs="Times New Roman"/>
            <w:sz w:val="24"/>
            <w:szCs w:val="24"/>
          </w:rPr>
          <w:t xml:space="preserve"> and lagged errors</w:t>
        </w:r>
        <w:r w:rsidR="002B7725">
          <w:rPr>
            <w:rFonts w:ascii="Times New Roman" w:hAnsi="Times New Roman" w:cs="Times New Roman"/>
            <w:sz w:val="24"/>
            <w:szCs w:val="24"/>
          </w:rPr>
          <w:t xml:space="preserve"> </w:t>
        </w:r>
        <w:r w:rsidR="002B7725" w:rsidRPr="0026583C">
          <w:rPr>
            <w:rStyle w:val="mjx-char"/>
            <w:rFonts w:ascii="Times New Roman" w:hAnsi="Times New Roman" w:cs="Times New Roman"/>
            <w:color w:val="333333"/>
            <w:sz w:val="24"/>
            <w:szCs w:val="24"/>
            <w:shd w:val="clear" w:color="auto" w:fill="FFFFFF"/>
          </w:rPr>
          <w:t>ε</w:t>
        </w:r>
        <w:r w:rsidR="002B7725" w:rsidRPr="0026583C">
          <w:rPr>
            <w:rStyle w:val="mjx-char"/>
            <w:rFonts w:ascii="Times New Roman" w:hAnsi="Times New Roman" w:cs="Times New Roman"/>
            <w:color w:val="333333"/>
            <w:sz w:val="24"/>
            <w:szCs w:val="24"/>
            <w:shd w:val="clear" w:color="auto" w:fill="FFFFFF"/>
            <w:vertAlign w:val="subscript"/>
          </w:rPr>
          <w:t>t</w:t>
        </w:r>
        <w:r w:rsidRPr="00912385">
          <w:rPr>
            <w:rFonts w:ascii="Times New Roman" w:hAnsi="Times New Roman" w:cs="Times New Roman"/>
            <w:sz w:val="24"/>
            <w:szCs w:val="24"/>
          </w:rPr>
          <w:t xml:space="preserve">. We call this an ARIMA( </w:t>
        </w:r>
      </w:ins>
    </w:p>
    <w:p w14:paraId="1C822614" w14:textId="249C5271" w:rsidR="00912385" w:rsidRPr="00912385" w:rsidDel="002B7725" w:rsidRDefault="002B7725" w:rsidP="00905D45">
      <w:pPr>
        <w:widowControl/>
        <w:ind w:firstLine="420"/>
        <w:jc w:val="left"/>
        <w:rPr>
          <w:ins w:id="363" w:author="作者"/>
          <w:del w:id="364" w:author="作者"/>
          <w:rFonts w:ascii="Times New Roman" w:hAnsi="Times New Roman" w:cs="Times New Roman"/>
          <w:sz w:val="24"/>
          <w:szCs w:val="24"/>
        </w:rPr>
        <w:pPrChange w:id="365" w:author="作者">
          <w:pPr>
            <w:widowControl/>
            <w:jc w:val="left"/>
          </w:pPr>
        </w:pPrChange>
      </w:pPr>
      <w:ins w:id="366" w:author="作者">
        <w:r>
          <w:rPr>
            <w:rFonts w:ascii="Times New Roman" w:hAnsi="Times New Roman" w:cs="Times New Roman"/>
            <w:sz w:val="24"/>
            <w:szCs w:val="24"/>
          </w:rPr>
          <w:t>p, d, q)</w:t>
        </w:r>
        <w:del w:id="367" w:author="作者">
          <w:r w:rsidR="00912385" w:rsidRPr="00912385" w:rsidDel="002B7725">
            <w:rPr>
              <w:rFonts w:ascii="Times New Roman" w:hAnsi="Times New Roman" w:cs="Times New Roman"/>
              <w:sz w:val="24"/>
              <w:szCs w:val="24"/>
            </w:rPr>
            <w:delText>p</w:delText>
          </w:r>
        </w:del>
      </w:ins>
    </w:p>
    <w:p w14:paraId="47FB9DAA" w14:textId="33EEBDE9" w:rsidR="00912385" w:rsidRPr="00912385" w:rsidDel="002B7725" w:rsidRDefault="00912385" w:rsidP="00905D45">
      <w:pPr>
        <w:widowControl/>
        <w:ind w:firstLine="420"/>
        <w:jc w:val="left"/>
        <w:rPr>
          <w:ins w:id="368" w:author="作者"/>
          <w:del w:id="369" w:author="作者"/>
          <w:rFonts w:ascii="Times New Roman" w:hAnsi="Times New Roman" w:cs="Times New Roman"/>
          <w:sz w:val="24"/>
          <w:szCs w:val="24"/>
        </w:rPr>
        <w:pPrChange w:id="370" w:author="作者">
          <w:pPr>
            <w:widowControl/>
            <w:jc w:val="left"/>
          </w:pPr>
        </w:pPrChange>
      </w:pPr>
      <w:ins w:id="371" w:author="作者">
        <w:del w:id="372" w:author="作者">
          <w:r w:rsidRPr="00912385" w:rsidDel="002B7725">
            <w:rPr>
              <w:rFonts w:ascii="Times New Roman" w:hAnsi="Times New Roman" w:cs="Times New Roman"/>
              <w:sz w:val="24"/>
              <w:szCs w:val="24"/>
            </w:rPr>
            <w:delText>,</w:delText>
          </w:r>
        </w:del>
      </w:ins>
    </w:p>
    <w:p w14:paraId="1ADC58C7" w14:textId="1A48855B" w:rsidR="00912385" w:rsidRPr="00912385" w:rsidDel="002B7725" w:rsidRDefault="00912385" w:rsidP="00905D45">
      <w:pPr>
        <w:widowControl/>
        <w:ind w:firstLine="420"/>
        <w:jc w:val="left"/>
        <w:rPr>
          <w:ins w:id="373" w:author="作者"/>
          <w:del w:id="374" w:author="作者"/>
          <w:rFonts w:ascii="Times New Roman" w:hAnsi="Times New Roman" w:cs="Times New Roman"/>
          <w:sz w:val="24"/>
          <w:szCs w:val="24"/>
        </w:rPr>
        <w:pPrChange w:id="375" w:author="作者">
          <w:pPr>
            <w:widowControl/>
            <w:jc w:val="left"/>
          </w:pPr>
        </w:pPrChange>
      </w:pPr>
      <w:ins w:id="376" w:author="作者">
        <w:del w:id="377" w:author="作者">
          <w:r w:rsidRPr="00912385" w:rsidDel="002B7725">
            <w:rPr>
              <w:rFonts w:ascii="Times New Roman" w:hAnsi="Times New Roman" w:cs="Times New Roman"/>
              <w:sz w:val="24"/>
              <w:szCs w:val="24"/>
            </w:rPr>
            <w:delText>d</w:delText>
          </w:r>
        </w:del>
      </w:ins>
    </w:p>
    <w:p w14:paraId="124691DA" w14:textId="46051404" w:rsidR="00912385" w:rsidRPr="00912385" w:rsidDel="002B7725" w:rsidRDefault="00912385" w:rsidP="00905D45">
      <w:pPr>
        <w:widowControl/>
        <w:ind w:firstLine="420"/>
        <w:jc w:val="left"/>
        <w:rPr>
          <w:ins w:id="378" w:author="作者"/>
          <w:del w:id="379" w:author="作者"/>
          <w:rFonts w:ascii="Times New Roman" w:hAnsi="Times New Roman" w:cs="Times New Roman"/>
          <w:sz w:val="24"/>
          <w:szCs w:val="24"/>
        </w:rPr>
        <w:pPrChange w:id="380" w:author="作者">
          <w:pPr>
            <w:widowControl/>
            <w:jc w:val="left"/>
          </w:pPr>
        </w:pPrChange>
      </w:pPr>
      <w:ins w:id="381" w:author="作者">
        <w:del w:id="382" w:author="作者">
          <w:r w:rsidRPr="00912385" w:rsidDel="002B7725">
            <w:rPr>
              <w:rFonts w:ascii="Times New Roman" w:hAnsi="Times New Roman" w:cs="Times New Roman"/>
              <w:sz w:val="24"/>
              <w:szCs w:val="24"/>
            </w:rPr>
            <w:delText>,</w:delText>
          </w:r>
        </w:del>
      </w:ins>
    </w:p>
    <w:p w14:paraId="38561D94" w14:textId="15CD32E7" w:rsidR="00912385" w:rsidRPr="00912385" w:rsidDel="002B7725" w:rsidRDefault="00912385" w:rsidP="00905D45">
      <w:pPr>
        <w:widowControl/>
        <w:ind w:firstLine="420"/>
        <w:jc w:val="left"/>
        <w:rPr>
          <w:ins w:id="383" w:author="作者"/>
          <w:del w:id="384" w:author="作者"/>
          <w:rFonts w:ascii="Times New Roman" w:hAnsi="Times New Roman" w:cs="Times New Roman"/>
          <w:sz w:val="24"/>
          <w:szCs w:val="24"/>
        </w:rPr>
        <w:pPrChange w:id="385" w:author="作者">
          <w:pPr>
            <w:widowControl/>
            <w:jc w:val="left"/>
          </w:pPr>
        </w:pPrChange>
      </w:pPr>
      <w:ins w:id="386" w:author="作者">
        <w:del w:id="387" w:author="作者">
          <w:r w:rsidRPr="00912385" w:rsidDel="002B7725">
            <w:rPr>
              <w:rFonts w:ascii="Times New Roman" w:hAnsi="Times New Roman" w:cs="Times New Roman"/>
              <w:sz w:val="24"/>
              <w:szCs w:val="24"/>
            </w:rPr>
            <w:delText>q</w:delText>
          </w:r>
        </w:del>
      </w:ins>
    </w:p>
    <w:p w14:paraId="2D220EE8" w14:textId="6353FE86" w:rsidR="00EB16AB" w:rsidRDefault="00912385" w:rsidP="00905D45">
      <w:pPr>
        <w:widowControl/>
        <w:ind w:firstLine="420"/>
        <w:jc w:val="left"/>
        <w:rPr>
          <w:ins w:id="388" w:author="作者"/>
          <w:rFonts w:ascii="Times New Roman" w:hAnsi="Times New Roman" w:cs="Times New Roman"/>
          <w:sz w:val="24"/>
          <w:szCs w:val="24"/>
        </w:rPr>
        <w:pPrChange w:id="389" w:author="作者">
          <w:pPr>
            <w:widowControl/>
            <w:jc w:val="left"/>
          </w:pPr>
        </w:pPrChange>
      </w:pPr>
      <w:ins w:id="390" w:author="作者">
        <w:del w:id="391" w:author="作者">
          <w:r w:rsidRPr="00912385" w:rsidDel="002B7725">
            <w:rPr>
              <w:rFonts w:ascii="Times New Roman" w:hAnsi="Times New Roman" w:cs="Times New Roman"/>
              <w:sz w:val="24"/>
              <w:szCs w:val="24"/>
            </w:rPr>
            <w:delText xml:space="preserve"> )</w:delText>
          </w:r>
        </w:del>
        <w:r w:rsidRPr="00912385">
          <w:rPr>
            <w:rFonts w:ascii="Times New Roman" w:hAnsi="Times New Roman" w:cs="Times New Roman"/>
            <w:sz w:val="24"/>
            <w:szCs w:val="24"/>
          </w:rPr>
          <w:t xml:space="preserve"> model</w:t>
        </w:r>
        <w:r w:rsidR="002B7725">
          <w:rPr>
            <w:rFonts w:ascii="Times New Roman" w:hAnsi="Times New Roman" w:cs="Times New Roman"/>
            <w:sz w:val="24"/>
            <w:szCs w:val="24"/>
          </w:rPr>
          <w:t>.</w:t>
        </w:r>
        <w:del w:id="392" w:author="作者">
          <w:r w:rsidRPr="00912385" w:rsidDel="002B7725">
            <w:rPr>
              <w:rFonts w:ascii="Times New Roman" w:hAnsi="Times New Roman" w:cs="Times New Roman"/>
              <w:sz w:val="24"/>
              <w:szCs w:val="24"/>
            </w:rPr>
            <w:delText>,</w:delText>
          </w:r>
          <w:r w:rsidR="00EB16AB">
            <w:rPr>
              <w:rFonts w:ascii="Times New Roman" w:hAnsi="Times New Roman" w:cs="Times New Roman"/>
              <w:sz w:val="24"/>
              <w:szCs w:val="24"/>
            </w:rPr>
            <w:br w:type="page"/>
          </w:r>
        </w:del>
      </w:ins>
    </w:p>
    <w:p w14:paraId="5EB4F804" w14:textId="77777777" w:rsidR="002B7725" w:rsidRDefault="002B7725" w:rsidP="00912385">
      <w:pPr>
        <w:widowControl/>
        <w:jc w:val="left"/>
        <w:rPr>
          <w:ins w:id="393" w:author="作者"/>
          <w:rFonts w:ascii="Times New Roman" w:hAnsi="Times New Roman" w:cs="Times New Roman"/>
          <w:sz w:val="24"/>
          <w:szCs w:val="24"/>
        </w:rPr>
      </w:pPr>
    </w:p>
    <w:p w14:paraId="594DEA79" w14:textId="0A7289F8" w:rsidR="00905D45" w:rsidRDefault="00905D45" w:rsidP="00912385">
      <w:pPr>
        <w:widowControl/>
        <w:jc w:val="left"/>
        <w:rPr>
          <w:ins w:id="394" w:author="作者"/>
          <w:rFonts w:ascii="Times New Roman" w:hAnsi="Times New Roman" w:cs="Times New Roman" w:hint="eastAsia"/>
          <w:sz w:val="24"/>
          <w:szCs w:val="24"/>
        </w:rPr>
      </w:pPr>
      <w:ins w:id="395" w:author="作者">
        <w:r>
          <w:rPr>
            <w:rFonts w:ascii="Times New Roman" w:hAnsi="Times New Roman" w:cs="Times New Roman" w:hint="eastAsia"/>
            <w:sz w:val="24"/>
            <w:szCs w:val="24"/>
          </w:rPr>
          <w:t>2</w:t>
        </w:r>
        <w:r>
          <w:rPr>
            <w:rFonts w:ascii="Times New Roman" w:hAnsi="Times New Roman" w:cs="Times New Roman"/>
            <w:sz w:val="24"/>
            <w:szCs w:val="24"/>
          </w:rPr>
          <w:t>.1.2.</w:t>
        </w:r>
        <w:r w:rsidR="00DA1162">
          <w:rPr>
            <w:rFonts w:ascii="Times New Roman" w:hAnsi="Times New Roman" w:cs="Times New Roman"/>
            <w:sz w:val="24"/>
            <w:szCs w:val="24"/>
          </w:rPr>
          <w:t>2</w:t>
        </w:r>
        <w:del w:id="396" w:author="作者">
          <w:r w:rsidDel="00DA1162">
            <w:rPr>
              <w:rFonts w:ascii="Times New Roman" w:hAnsi="Times New Roman" w:cs="Times New Roman"/>
              <w:sz w:val="24"/>
              <w:szCs w:val="24"/>
            </w:rPr>
            <w:delText>1</w:delText>
          </w:r>
        </w:del>
        <w:r>
          <w:rPr>
            <w:rFonts w:ascii="Times New Roman" w:hAnsi="Times New Roman" w:cs="Times New Roman"/>
            <w:sz w:val="24"/>
            <w:szCs w:val="24"/>
          </w:rPr>
          <w:t xml:space="preserve"> </w:t>
        </w:r>
        <w:r w:rsidR="001D327A">
          <w:rPr>
            <w:rFonts w:ascii="Times New Roman" w:hAnsi="Times New Roman" w:cs="Times New Roman"/>
            <w:sz w:val="24"/>
            <w:szCs w:val="24"/>
          </w:rPr>
          <w:t>p value</w:t>
        </w:r>
        <w:del w:id="397" w:author="作者">
          <w:r w:rsidDel="001D327A">
            <w:rPr>
              <w:rFonts w:ascii="Times New Roman" w:hAnsi="Times New Roman" w:cs="Times New Roman"/>
              <w:sz w:val="24"/>
              <w:szCs w:val="24"/>
            </w:rPr>
            <w:delText>P</w:delText>
          </w:r>
        </w:del>
      </w:ins>
    </w:p>
    <w:p w14:paraId="65C4927C" w14:textId="403A0F2A" w:rsidR="00D97501" w:rsidDel="00905D45" w:rsidRDefault="00905D45" w:rsidP="00696324">
      <w:pPr>
        <w:widowControl/>
        <w:jc w:val="left"/>
        <w:rPr>
          <w:ins w:id="398" w:author="作者"/>
          <w:del w:id="399" w:author="作者"/>
          <w:rFonts w:ascii="Times New Roman" w:hAnsi="Times New Roman" w:cs="Times New Roman"/>
          <w:sz w:val="24"/>
          <w:szCs w:val="24"/>
        </w:rPr>
      </w:pPr>
      <w:ins w:id="400" w:author="作者">
        <w:r>
          <w:rPr>
            <w:rFonts w:ascii="Times New Roman" w:hAnsi="Times New Roman" w:cs="Times New Roman"/>
            <w:sz w:val="24"/>
            <w:szCs w:val="24"/>
          </w:rPr>
          <w:tab/>
        </w:r>
        <w:del w:id="401" w:author="作者">
          <w:r w:rsidR="002B7725" w:rsidDel="00905D45">
            <w:rPr>
              <w:rFonts w:ascii="Times New Roman" w:hAnsi="Times New Roman" w:cs="Times New Roman"/>
              <w:sz w:val="24"/>
              <w:szCs w:val="24"/>
            </w:rPr>
            <w:delText xml:space="preserve">So </w:delText>
          </w:r>
          <w:r w:rsidR="00F47D53" w:rsidDel="00905D45">
            <w:rPr>
              <w:rFonts w:ascii="Times New Roman" w:hAnsi="Times New Roman" w:cs="Times New Roman"/>
              <w:sz w:val="24"/>
              <w:szCs w:val="24"/>
            </w:rPr>
            <w:delText>what’s the p</w:delText>
          </w:r>
          <w:r w:rsidR="00D97501" w:rsidDel="00905D45">
            <w:rPr>
              <w:rFonts w:ascii="Times New Roman" w:hAnsi="Times New Roman" w:cs="Times New Roman"/>
              <w:sz w:val="24"/>
              <w:szCs w:val="24"/>
            </w:rPr>
            <w:delText>?</w:delText>
          </w:r>
        </w:del>
      </w:ins>
    </w:p>
    <w:p w14:paraId="3380B0C8" w14:textId="02EA8381" w:rsidR="00696324" w:rsidRPr="00696324" w:rsidDel="00DF4F78" w:rsidRDefault="0023597A" w:rsidP="00696324">
      <w:pPr>
        <w:widowControl/>
        <w:jc w:val="left"/>
        <w:rPr>
          <w:ins w:id="402" w:author="作者"/>
          <w:del w:id="403" w:author="作者"/>
          <w:rFonts w:ascii="Times New Roman" w:hAnsi="Times New Roman" w:cs="Times New Roman"/>
          <w:sz w:val="24"/>
          <w:szCs w:val="24"/>
        </w:rPr>
      </w:pPr>
      <w:ins w:id="404" w:author="作者">
        <w:r>
          <w:rPr>
            <w:rFonts w:ascii="Times New Roman" w:hAnsi="Times New Roman" w:cs="Times New Roman"/>
            <w:sz w:val="24"/>
            <w:szCs w:val="24"/>
          </w:rPr>
          <w:t xml:space="preserve">By </w:t>
        </w:r>
        <w:r w:rsidR="00696324" w:rsidRPr="00696324">
          <w:rPr>
            <w:rFonts w:ascii="Times New Roman" w:hAnsi="Times New Roman" w:cs="Times New Roman"/>
            <w:sz w:val="24"/>
            <w:szCs w:val="24"/>
          </w:rPr>
          <w:t>inspecting the Partial Autocorrelation (PACF) plot.</w:t>
        </w:r>
      </w:ins>
    </w:p>
    <w:p w14:paraId="6B0AC9D6" w14:textId="20E30AF4" w:rsidR="00696324" w:rsidDel="00FE36F9" w:rsidRDefault="00696324" w:rsidP="00696324">
      <w:pPr>
        <w:widowControl/>
        <w:jc w:val="left"/>
        <w:rPr>
          <w:del w:id="405" w:author="作者"/>
          <w:rFonts w:ascii="Times New Roman" w:hAnsi="Times New Roman" w:cs="Times New Roman"/>
          <w:sz w:val="24"/>
          <w:szCs w:val="24"/>
        </w:rPr>
      </w:pPr>
      <w:ins w:id="406" w:author="作者">
        <w:del w:id="407" w:author="作者">
          <w:r w:rsidRPr="00696324" w:rsidDel="00DF4F78">
            <w:rPr>
              <w:rFonts w:ascii="Times New Roman" w:hAnsi="Times New Roman" w:cs="Times New Roman"/>
              <w:sz w:val="24"/>
              <w:szCs w:val="24"/>
            </w:rPr>
            <w:delText>But what is PACF?</w:delText>
          </w:r>
        </w:del>
        <w:r w:rsidR="00FE36F9">
          <w:rPr>
            <w:rFonts w:ascii="Times New Roman" w:hAnsi="Times New Roman" w:cs="Times New Roman"/>
            <w:sz w:val="24"/>
            <w:szCs w:val="24"/>
          </w:rPr>
          <w:t>, we can get the value of p order.</w:t>
        </w:r>
      </w:ins>
    </w:p>
    <w:p w14:paraId="32B6BE71" w14:textId="77777777" w:rsidR="00FE36F9" w:rsidRPr="00696324" w:rsidRDefault="00FE36F9" w:rsidP="00696324">
      <w:pPr>
        <w:widowControl/>
        <w:jc w:val="left"/>
        <w:rPr>
          <w:ins w:id="408" w:author="作者"/>
          <w:rFonts w:ascii="Times New Roman" w:hAnsi="Times New Roman" w:cs="Times New Roman"/>
          <w:sz w:val="24"/>
          <w:szCs w:val="24"/>
        </w:rPr>
      </w:pPr>
    </w:p>
    <w:p w14:paraId="17EE0723" w14:textId="0A550AD8" w:rsidR="00696324" w:rsidRPr="00696324" w:rsidDel="00905D45" w:rsidRDefault="00905D45" w:rsidP="00696324">
      <w:pPr>
        <w:widowControl/>
        <w:jc w:val="left"/>
        <w:rPr>
          <w:ins w:id="409" w:author="作者"/>
          <w:del w:id="410" w:author="作者"/>
          <w:rFonts w:ascii="Times New Roman" w:hAnsi="Times New Roman" w:cs="Times New Roman"/>
          <w:sz w:val="24"/>
          <w:szCs w:val="24"/>
        </w:rPr>
      </w:pPr>
      <w:ins w:id="411" w:author="作者">
        <w:r>
          <w:rPr>
            <w:rFonts w:ascii="Times New Roman" w:hAnsi="Times New Roman" w:cs="Times New Roman"/>
            <w:sz w:val="24"/>
            <w:szCs w:val="24"/>
          </w:rPr>
          <w:tab/>
        </w:r>
      </w:ins>
    </w:p>
    <w:p w14:paraId="6FE7AF23" w14:textId="495299BB" w:rsidR="002B7725" w:rsidRDefault="00696324" w:rsidP="00696324">
      <w:pPr>
        <w:widowControl/>
        <w:jc w:val="left"/>
        <w:rPr>
          <w:ins w:id="412" w:author="作者"/>
          <w:rFonts w:ascii="Times New Roman" w:hAnsi="Times New Roman" w:cs="Times New Roman"/>
          <w:sz w:val="24"/>
          <w:szCs w:val="24"/>
        </w:rPr>
      </w:pPr>
      <w:ins w:id="413" w:author="作者">
        <w:del w:id="414" w:author="作者">
          <w:r w:rsidRPr="00696324" w:rsidDel="00FE36F9">
            <w:rPr>
              <w:rFonts w:ascii="Times New Roman" w:hAnsi="Times New Roman" w:cs="Times New Roman"/>
              <w:sz w:val="24"/>
              <w:szCs w:val="24"/>
            </w:rPr>
            <w:delText>Partial autocorrelation</w:delText>
          </w:r>
        </w:del>
        <w:r w:rsidR="00FE36F9">
          <w:rPr>
            <w:rFonts w:ascii="Times New Roman" w:hAnsi="Times New Roman" w:cs="Times New Roman"/>
            <w:sz w:val="24"/>
            <w:szCs w:val="24"/>
          </w:rPr>
          <w:t>PACF</w:t>
        </w:r>
        <w:r w:rsidRPr="00696324">
          <w:rPr>
            <w:rFonts w:ascii="Times New Roman" w:hAnsi="Times New Roman" w:cs="Times New Roman"/>
            <w:sz w:val="24"/>
            <w:szCs w:val="24"/>
          </w:rPr>
          <w:t xml:space="preserve"> can be imagined as the correlation between the series and its lag</w:t>
        </w:r>
        <w:del w:id="415" w:author="作者">
          <w:r w:rsidRPr="00696324" w:rsidDel="00FE36F9">
            <w:rPr>
              <w:rFonts w:ascii="Times New Roman" w:hAnsi="Times New Roman" w:cs="Times New Roman"/>
              <w:sz w:val="24"/>
              <w:szCs w:val="24"/>
            </w:rPr>
            <w:delText>,</w:delText>
          </w:r>
        </w:del>
        <w:r w:rsidRPr="00696324">
          <w:rPr>
            <w:rFonts w:ascii="Times New Roman" w:hAnsi="Times New Roman" w:cs="Times New Roman"/>
            <w:sz w:val="24"/>
            <w:szCs w:val="24"/>
          </w:rPr>
          <w:t xml:space="preserve"> after excluding the contributions from the intermediate lags. So, PACF sort of conveys the pure correlation between a lag and the series.</w:t>
        </w:r>
        <w:del w:id="416" w:author="作者">
          <w:r w:rsidRPr="00696324" w:rsidDel="00FE36F9">
            <w:rPr>
              <w:rFonts w:ascii="Times New Roman" w:hAnsi="Times New Roman" w:cs="Times New Roman"/>
              <w:sz w:val="24"/>
              <w:szCs w:val="24"/>
            </w:rPr>
            <w:delText xml:space="preserve"> That way, you will know if that lag is needed in the AR term or not.</w:delText>
          </w:r>
        </w:del>
      </w:ins>
    </w:p>
    <w:p w14:paraId="0C3684F9" w14:textId="5DFC059A" w:rsidR="00127975" w:rsidDel="00905D45" w:rsidRDefault="00905D45" w:rsidP="00696324">
      <w:pPr>
        <w:widowControl/>
        <w:jc w:val="left"/>
        <w:rPr>
          <w:ins w:id="417" w:author="作者"/>
          <w:del w:id="418" w:author="作者"/>
          <w:rFonts w:ascii="Times New Roman" w:hAnsi="Times New Roman" w:cs="Times New Roman"/>
          <w:sz w:val="24"/>
          <w:szCs w:val="24"/>
        </w:rPr>
      </w:pPr>
      <w:ins w:id="419" w:author="作者">
        <w:r>
          <w:rPr>
            <w:rFonts w:ascii="Times New Roman" w:hAnsi="Times New Roman" w:cs="Times New Roman"/>
            <w:sz w:val="24"/>
            <w:szCs w:val="24"/>
          </w:rPr>
          <w:tab/>
        </w:r>
      </w:ins>
    </w:p>
    <w:p w14:paraId="13368052" w14:textId="4F121D4E" w:rsidR="00BC5D55" w:rsidRDefault="00127975" w:rsidP="00696324">
      <w:pPr>
        <w:widowControl/>
        <w:jc w:val="left"/>
        <w:rPr>
          <w:ins w:id="420" w:author="作者"/>
        </w:rPr>
      </w:pPr>
      <w:ins w:id="421" w:author="作者">
        <w:r>
          <w:rPr>
            <w:rFonts w:ascii="Times New Roman" w:hAnsi="Times New Roman" w:cs="Times New Roman"/>
            <w:sz w:val="24"/>
            <w:szCs w:val="24"/>
          </w:rPr>
          <w:t>We plot</w:t>
        </w:r>
        <w:r w:rsidR="00186672">
          <w:rPr>
            <w:rFonts w:ascii="Times New Roman" w:hAnsi="Times New Roman" w:cs="Times New Roman"/>
            <w:sz w:val="24"/>
            <w:szCs w:val="24"/>
          </w:rPr>
          <w:t xml:space="preserve"> the PACF of </w:t>
        </w:r>
        <w:r w:rsidR="004F41CA">
          <w:rPr>
            <w:rFonts w:ascii="Times New Roman" w:hAnsi="Times New Roman" w:cs="Times New Roman"/>
            <w:sz w:val="24"/>
            <w:szCs w:val="24"/>
          </w:rPr>
          <w:t xml:space="preserve">d-order (d = </w:t>
        </w:r>
        <w:del w:id="422" w:author="作者">
          <w:r w:rsidR="004F41CA">
            <w:rPr>
              <w:rFonts w:ascii="Times New Roman" w:hAnsi="Times New Roman" w:cs="Times New Roman"/>
              <w:sz w:val="24"/>
              <w:szCs w:val="24"/>
            </w:rPr>
            <w:delText xml:space="preserve">1 </w:delText>
          </w:r>
        </w:del>
        <w:r w:rsidR="00D36BAB">
          <w:rPr>
            <w:rFonts w:ascii="Times New Roman" w:hAnsi="Times New Roman" w:cs="Times New Roman"/>
            <w:sz w:val="24"/>
            <w:szCs w:val="24"/>
          </w:rPr>
          <w:t xml:space="preserve">2 </w:t>
        </w:r>
        <w:r w:rsidR="004F41CA">
          <w:rPr>
            <w:rFonts w:ascii="Times New Roman" w:hAnsi="Times New Roman" w:cs="Times New Roman"/>
            <w:sz w:val="24"/>
            <w:szCs w:val="24"/>
          </w:rPr>
          <w:t>as got above)</w:t>
        </w:r>
        <w:r w:rsidR="001035A4">
          <w:rPr>
            <w:rFonts w:ascii="Times New Roman" w:hAnsi="Times New Roman" w:cs="Times New Roman"/>
            <w:sz w:val="24"/>
            <w:szCs w:val="24"/>
          </w:rPr>
          <w:t xml:space="preserve"> differenced </w:t>
        </w:r>
        <w:r w:rsidR="00A22488">
          <w:rPr>
            <w:rFonts w:ascii="Times New Roman" w:hAnsi="Times New Roman" w:cs="Times New Roman"/>
            <w:sz w:val="24"/>
            <w:szCs w:val="24"/>
          </w:rPr>
          <w:t xml:space="preserve">temperature </w:t>
        </w:r>
        <w:r w:rsidR="001035A4">
          <w:rPr>
            <w:rFonts w:ascii="Times New Roman" w:hAnsi="Times New Roman" w:cs="Times New Roman"/>
            <w:sz w:val="24"/>
            <w:szCs w:val="24"/>
          </w:rPr>
          <w:t>time series</w:t>
        </w:r>
        <w:r w:rsidR="00052C63">
          <w:rPr>
            <w:rFonts w:ascii="Times New Roman" w:hAnsi="Times New Roman" w:cs="Times New Roman"/>
            <w:sz w:val="24"/>
            <w:szCs w:val="24"/>
          </w:rPr>
          <w:t xml:space="preserve"> with Python tool</w:t>
        </w:r>
        <w:r w:rsidR="008C7ED4">
          <w:rPr>
            <w:rFonts w:ascii="Times New Roman" w:hAnsi="Times New Roman" w:cs="Times New Roman"/>
            <w:sz w:val="24"/>
            <w:szCs w:val="24"/>
          </w:rPr>
          <w:t>,</w:t>
        </w:r>
        <w:r w:rsidR="00E52B3B">
          <w:rPr>
            <w:rFonts w:ascii="Times New Roman" w:hAnsi="Times New Roman" w:cs="Times New Roman"/>
            <w:sz w:val="24"/>
            <w:szCs w:val="24"/>
          </w:rPr>
          <w:t xml:space="preserve"> </w:t>
        </w:r>
        <w:del w:id="423" w:author="作者">
          <w:r w:rsidR="00E52B3B" w:rsidDel="00905D45">
            <w:rPr>
              <w:rFonts w:ascii="Times New Roman" w:hAnsi="Times New Roman" w:cs="Times New Roman"/>
              <w:sz w:val="24"/>
              <w:szCs w:val="24"/>
            </w:rPr>
            <w:delText>see</w:delText>
          </w:r>
        </w:del>
        <w:r w:rsidR="00905D45">
          <w:rPr>
            <w:rFonts w:ascii="Times New Roman" w:hAnsi="Times New Roman" w:cs="Times New Roman"/>
            <w:sz w:val="24"/>
            <w:szCs w:val="24"/>
          </w:rPr>
          <w:t>as the</w:t>
        </w:r>
        <w:r w:rsidR="00E52B3B">
          <w:rPr>
            <w:rFonts w:ascii="Times New Roman" w:hAnsi="Times New Roman" w:cs="Times New Roman"/>
            <w:sz w:val="24"/>
            <w:szCs w:val="24"/>
          </w:rPr>
          <w:t xml:space="preserve"> figure blow. </w:t>
        </w:r>
        <w:r w:rsidR="008C7ED4">
          <w:rPr>
            <w:rFonts w:ascii="Times New Roman" w:hAnsi="Times New Roman" w:cs="Times New Roman"/>
            <w:sz w:val="24"/>
            <w:szCs w:val="24"/>
          </w:rPr>
          <w:t xml:space="preserve"> </w:t>
        </w:r>
        <w:del w:id="424" w:author="作者">
          <w:r w:rsidR="00BC5D55" w:rsidDel="00231865">
            <w:rPr>
              <w:noProof/>
            </w:rPr>
            <w:drawing>
              <wp:inline distT="0" distB="0" distL="0" distR="0" wp14:anchorId="32B7C1D1" wp14:editId="1F6CCE29">
                <wp:extent cx="5274310" cy="2332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32990"/>
                        </a:xfrm>
                        <a:prstGeom prst="rect">
                          <a:avLst/>
                        </a:prstGeom>
                      </pic:spPr>
                    </pic:pic>
                  </a:graphicData>
                </a:graphic>
              </wp:inline>
            </w:drawing>
          </w:r>
        </w:del>
        <w:r w:rsidR="00231865" w:rsidRPr="00231865">
          <w:rPr>
            <w:noProof/>
          </w:rPr>
          <w:t xml:space="preserve"> </w:t>
        </w:r>
        <w:del w:id="425" w:author="作者">
          <w:r w:rsidR="00231865">
            <w:rPr>
              <w:noProof/>
            </w:rPr>
            <w:drawing>
              <wp:inline distT="0" distB="0" distL="0" distR="0" wp14:anchorId="4C5F0DC9" wp14:editId="725B4A4C">
                <wp:extent cx="5274310" cy="20123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12315"/>
                        </a:xfrm>
                        <a:prstGeom prst="rect">
                          <a:avLst/>
                        </a:prstGeom>
                      </pic:spPr>
                    </pic:pic>
                  </a:graphicData>
                </a:graphic>
              </wp:inline>
            </w:drawing>
          </w:r>
        </w:del>
      </w:ins>
    </w:p>
    <w:p w14:paraId="7F4AF39E" w14:textId="17DDE4E8" w:rsidR="001C595A" w:rsidRDefault="001C595A" w:rsidP="00696324">
      <w:pPr>
        <w:widowControl/>
        <w:jc w:val="left"/>
        <w:rPr>
          <w:ins w:id="426" w:author="作者"/>
          <w:rFonts w:ascii="Times New Roman" w:hAnsi="Times New Roman" w:cs="Times New Roman"/>
          <w:sz w:val="24"/>
          <w:szCs w:val="24"/>
        </w:rPr>
      </w:pPr>
      <w:ins w:id="427" w:author="作者">
        <w:r>
          <w:rPr>
            <w:noProof/>
          </w:rPr>
          <w:drawing>
            <wp:inline distT="0" distB="0" distL="0" distR="0" wp14:anchorId="36A35F8A" wp14:editId="108336F9">
              <wp:extent cx="5274310" cy="19354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35480"/>
                      </a:xfrm>
                      <a:prstGeom prst="rect">
                        <a:avLst/>
                      </a:prstGeom>
                    </pic:spPr>
                  </pic:pic>
                </a:graphicData>
              </a:graphic>
            </wp:inline>
          </w:drawing>
        </w:r>
      </w:ins>
    </w:p>
    <w:p w14:paraId="1D6B5A0A" w14:textId="3CF3AA8E" w:rsidR="00127975" w:rsidRDefault="00BC5D55" w:rsidP="00905D45">
      <w:pPr>
        <w:widowControl/>
        <w:ind w:firstLine="420"/>
        <w:jc w:val="left"/>
        <w:rPr>
          <w:ins w:id="428" w:author="作者"/>
          <w:rFonts w:ascii="Times New Roman" w:hAnsi="Times New Roman" w:cs="Times New Roman"/>
          <w:sz w:val="24"/>
          <w:szCs w:val="24"/>
        </w:rPr>
        <w:pPrChange w:id="429" w:author="作者">
          <w:pPr>
            <w:widowControl/>
            <w:jc w:val="left"/>
          </w:pPr>
        </w:pPrChange>
      </w:pPr>
      <w:ins w:id="430" w:author="作者">
        <w:del w:id="431" w:author="作者">
          <w:r w:rsidDel="000758E9">
            <w:rPr>
              <w:rFonts w:ascii="Times New Roman" w:hAnsi="Times New Roman" w:cs="Times New Roman"/>
              <w:sz w:val="24"/>
              <w:szCs w:val="24"/>
            </w:rPr>
            <w:delText xml:space="preserve"> </w:delText>
          </w:r>
        </w:del>
        <w:r w:rsidR="000758E9" w:rsidRPr="000758E9">
          <w:rPr>
            <w:rFonts w:ascii="Times New Roman" w:hAnsi="Times New Roman" w:cs="Times New Roman"/>
            <w:sz w:val="24"/>
            <w:szCs w:val="24"/>
          </w:rPr>
          <w:t>We can select the order p based on significant spikes from the PACF plot</w:t>
        </w:r>
        <w:r w:rsidR="000758E9">
          <w:rPr>
            <w:rFonts w:ascii="Times New Roman" w:hAnsi="Times New Roman" w:cs="Times New Roman"/>
            <w:sz w:val="24"/>
            <w:szCs w:val="24"/>
          </w:rPr>
          <w:t xml:space="preserve"> above. </w:t>
        </w:r>
        <w:r w:rsidR="00F352E1">
          <w:rPr>
            <w:rFonts w:ascii="Times New Roman" w:hAnsi="Times New Roman" w:cs="Times New Roman"/>
            <w:sz w:val="24"/>
            <w:szCs w:val="24"/>
          </w:rPr>
          <w:t xml:space="preserve">so it can </w:t>
        </w:r>
        <w:r w:rsidR="00F352E1" w:rsidRPr="00F352E1">
          <w:rPr>
            <w:rFonts w:ascii="Times New Roman" w:hAnsi="Times New Roman" w:cs="Times New Roman"/>
            <w:sz w:val="24"/>
            <w:szCs w:val="24"/>
          </w:rPr>
          <w:t>conclude</w:t>
        </w:r>
        <w:r w:rsidR="00F352E1">
          <w:rPr>
            <w:rFonts w:ascii="Times New Roman" w:hAnsi="Times New Roman" w:cs="Times New Roman"/>
            <w:sz w:val="24"/>
            <w:szCs w:val="24"/>
          </w:rPr>
          <w:t>d</w:t>
        </w:r>
        <w:r w:rsidR="00F352E1" w:rsidRPr="00F352E1">
          <w:rPr>
            <w:rFonts w:ascii="Times New Roman" w:hAnsi="Times New Roman" w:cs="Times New Roman"/>
            <w:sz w:val="24"/>
            <w:szCs w:val="24"/>
          </w:rPr>
          <w:t xml:space="preserve"> </w:t>
        </w:r>
        <w:del w:id="432" w:author="作者">
          <w:r w:rsidR="00F352E1" w:rsidRPr="00F352E1" w:rsidDel="005C34E2">
            <w:rPr>
              <w:rFonts w:ascii="Times New Roman" w:hAnsi="Times New Roman" w:cs="Times New Roman"/>
              <w:sz w:val="24"/>
              <w:szCs w:val="24"/>
            </w:rPr>
            <w:delText>plot</w:delText>
          </w:r>
        </w:del>
        <w:r w:rsidR="005C34E2">
          <w:rPr>
            <w:rFonts w:ascii="Times New Roman" w:hAnsi="Times New Roman" w:cs="Times New Roman"/>
            <w:sz w:val="24"/>
            <w:szCs w:val="24"/>
          </w:rPr>
          <w:t>that</w:t>
        </w:r>
        <w:r w:rsidR="00FF3D9C">
          <w:rPr>
            <w:rFonts w:ascii="Times New Roman" w:hAnsi="Times New Roman" w:cs="Times New Roman"/>
            <w:sz w:val="24"/>
            <w:szCs w:val="24"/>
          </w:rPr>
          <w:t xml:space="preserve"> this </w:t>
        </w:r>
        <w:r w:rsidR="00D33D81">
          <w:rPr>
            <w:rFonts w:ascii="Times New Roman" w:hAnsi="Times New Roman" w:cs="Times New Roman"/>
            <w:sz w:val="24"/>
            <w:szCs w:val="24"/>
          </w:rPr>
          <w:t>PACF plot</w:t>
        </w:r>
        <w:r w:rsidR="00F352E1" w:rsidRPr="00F352E1">
          <w:rPr>
            <w:rFonts w:ascii="Times New Roman" w:hAnsi="Times New Roman" w:cs="Times New Roman"/>
            <w:sz w:val="24"/>
            <w:szCs w:val="24"/>
          </w:rPr>
          <w:t xml:space="preserve"> has significant spikes at lags 2</w:t>
        </w:r>
        <w:r w:rsidR="002859A2">
          <w:rPr>
            <w:rFonts w:ascii="Times New Roman" w:hAnsi="Times New Roman" w:cs="Times New Roman"/>
            <w:sz w:val="24"/>
            <w:szCs w:val="24"/>
          </w:rPr>
          <w:t>, h</w:t>
        </w:r>
        <w:del w:id="433" w:author="作者">
          <w:r w:rsidR="00D33D81" w:rsidDel="002859A2">
            <w:rPr>
              <w:rFonts w:ascii="Times New Roman" w:hAnsi="Times New Roman" w:cs="Times New Roman"/>
              <w:sz w:val="24"/>
              <w:szCs w:val="24"/>
            </w:rPr>
            <w:delText>. H</w:delText>
          </w:r>
        </w:del>
        <w:r w:rsidR="00D33D81">
          <w:rPr>
            <w:rFonts w:ascii="Times New Roman" w:hAnsi="Times New Roman" w:cs="Times New Roman"/>
            <w:sz w:val="24"/>
            <w:szCs w:val="24"/>
          </w:rPr>
          <w:t xml:space="preserve">ence </w:t>
        </w:r>
        <w:r w:rsidR="00572E8D">
          <w:rPr>
            <w:rFonts w:ascii="Times New Roman" w:hAnsi="Times New Roman" w:cs="Times New Roman"/>
            <w:sz w:val="24"/>
            <w:szCs w:val="24"/>
          </w:rPr>
          <w:t xml:space="preserve">we can try </w:t>
        </w:r>
        <w:r w:rsidR="00D33D81" w:rsidRPr="00905D45">
          <w:rPr>
            <w:rFonts w:ascii="Times New Roman" w:hAnsi="Times New Roman" w:cs="Times New Roman"/>
            <w:b/>
            <w:bCs/>
            <w:sz w:val="24"/>
            <w:szCs w:val="24"/>
            <w:rPrChange w:id="434" w:author="作者">
              <w:rPr>
                <w:rFonts w:ascii="Times New Roman" w:hAnsi="Times New Roman" w:cs="Times New Roman"/>
                <w:sz w:val="24"/>
                <w:szCs w:val="24"/>
              </w:rPr>
            </w:rPrChange>
          </w:rPr>
          <w:t>p = 2</w:t>
        </w:r>
        <w:r w:rsidR="00D33D81">
          <w:rPr>
            <w:rFonts w:ascii="Times New Roman" w:hAnsi="Times New Roman" w:cs="Times New Roman"/>
            <w:sz w:val="24"/>
            <w:szCs w:val="24"/>
          </w:rPr>
          <w:t>.</w:t>
        </w:r>
        <w:r w:rsidR="00A00B19">
          <w:rPr>
            <w:rFonts w:ascii="Times New Roman" w:hAnsi="Times New Roman" w:cs="Times New Roman"/>
            <w:sz w:val="24"/>
            <w:szCs w:val="24"/>
          </w:rPr>
          <w:t xml:space="preserve"> </w:t>
        </w:r>
        <w:del w:id="435" w:author="作者">
          <w:r w:rsidR="00A00B19">
            <w:rPr>
              <w:rFonts w:ascii="Times New Roman" w:hAnsi="Times New Roman" w:cs="Times New Roman"/>
              <w:sz w:val="24"/>
              <w:szCs w:val="24"/>
            </w:rPr>
            <w:delText xml:space="preserve">We can also try p = </w:delText>
          </w:r>
          <w:r w:rsidR="004E1AE7">
            <w:rPr>
              <w:rFonts w:ascii="Times New Roman" w:hAnsi="Times New Roman" w:cs="Times New Roman"/>
              <w:sz w:val="24"/>
              <w:szCs w:val="24"/>
            </w:rPr>
            <w:delText xml:space="preserve">1 or p = </w:delText>
          </w:r>
          <w:r w:rsidR="00B34B3F">
            <w:rPr>
              <w:rFonts w:ascii="Times New Roman" w:hAnsi="Times New Roman" w:cs="Times New Roman"/>
              <w:sz w:val="24"/>
              <w:szCs w:val="24"/>
            </w:rPr>
            <w:delText>6</w:delText>
          </w:r>
          <w:r w:rsidR="0072358A">
            <w:rPr>
              <w:rFonts w:ascii="Times New Roman" w:hAnsi="Times New Roman" w:cs="Times New Roman"/>
              <w:sz w:val="24"/>
              <w:szCs w:val="24"/>
            </w:rPr>
            <w:delText>.</w:delText>
          </w:r>
          <w:r w:rsidR="00F352E1" w:rsidRPr="00F352E1" w:rsidDel="00A00B19">
            <w:rPr>
              <w:rFonts w:ascii="Times New Roman" w:hAnsi="Times New Roman" w:cs="Times New Roman"/>
              <w:sz w:val="24"/>
              <w:szCs w:val="24"/>
            </w:rPr>
            <w:delText xml:space="preserve"> </w:delText>
          </w:r>
          <w:r w:rsidR="00186672" w:rsidDel="004F41CA">
            <w:rPr>
              <w:rFonts w:ascii="Times New Roman" w:hAnsi="Times New Roman" w:cs="Times New Roman"/>
              <w:sz w:val="24"/>
              <w:szCs w:val="24"/>
            </w:rPr>
            <w:delText>1</w:delText>
          </w:r>
        </w:del>
      </w:ins>
    </w:p>
    <w:p w14:paraId="7EDD4C29" w14:textId="77777777" w:rsidR="0072358A" w:rsidRDefault="0072358A" w:rsidP="00696324">
      <w:pPr>
        <w:widowControl/>
        <w:jc w:val="left"/>
        <w:rPr>
          <w:ins w:id="436" w:author="作者"/>
          <w:rFonts w:ascii="Times New Roman" w:hAnsi="Times New Roman" w:cs="Times New Roman"/>
          <w:sz w:val="24"/>
          <w:szCs w:val="24"/>
        </w:rPr>
      </w:pPr>
    </w:p>
    <w:p w14:paraId="7AE97C08" w14:textId="49DEF1C4" w:rsidR="0072358A" w:rsidDel="001D327A" w:rsidRDefault="0072358A" w:rsidP="00696324">
      <w:pPr>
        <w:widowControl/>
        <w:jc w:val="left"/>
        <w:rPr>
          <w:ins w:id="437" w:author="作者"/>
          <w:del w:id="438" w:author="作者"/>
          <w:rFonts w:ascii="Times New Roman" w:hAnsi="Times New Roman" w:cs="Times New Roman"/>
          <w:sz w:val="24"/>
          <w:szCs w:val="24"/>
        </w:rPr>
      </w:pPr>
      <w:ins w:id="439" w:author="作者">
        <w:del w:id="440" w:author="作者">
          <w:r w:rsidDel="001D327A">
            <w:rPr>
              <w:rFonts w:ascii="Times New Roman" w:hAnsi="Times New Roman" w:cs="Times New Roman"/>
              <w:sz w:val="24"/>
              <w:szCs w:val="24"/>
            </w:rPr>
            <w:delText>Now what’s the q?</w:delText>
          </w:r>
        </w:del>
        <w:r w:rsidR="001D327A">
          <w:rPr>
            <w:rFonts w:ascii="Times New Roman" w:hAnsi="Times New Roman" w:cs="Times New Roman"/>
            <w:sz w:val="24"/>
            <w:szCs w:val="24"/>
          </w:rPr>
          <w:t>2.1.2.</w:t>
        </w:r>
        <w:r w:rsidR="00DA1162">
          <w:rPr>
            <w:rFonts w:ascii="Times New Roman" w:hAnsi="Times New Roman" w:cs="Times New Roman"/>
            <w:sz w:val="24"/>
            <w:szCs w:val="24"/>
          </w:rPr>
          <w:t>3</w:t>
        </w:r>
        <w:del w:id="441" w:author="作者">
          <w:r w:rsidR="001D327A" w:rsidDel="00DA1162">
            <w:rPr>
              <w:rFonts w:ascii="Times New Roman" w:hAnsi="Times New Roman" w:cs="Times New Roman"/>
              <w:sz w:val="24"/>
              <w:szCs w:val="24"/>
            </w:rPr>
            <w:delText>2</w:delText>
          </w:r>
        </w:del>
        <w:r w:rsidR="001D327A">
          <w:rPr>
            <w:rFonts w:ascii="Times New Roman" w:hAnsi="Times New Roman" w:cs="Times New Roman"/>
            <w:sz w:val="24"/>
            <w:szCs w:val="24"/>
          </w:rPr>
          <w:t xml:space="preserve"> q Value</w:t>
        </w:r>
      </w:ins>
    </w:p>
    <w:p w14:paraId="4903EA94" w14:textId="77777777" w:rsidR="001D327A" w:rsidRDefault="001D327A" w:rsidP="00696324">
      <w:pPr>
        <w:widowControl/>
        <w:jc w:val="left"/>
        <w:rPr>
          <w:ins w:id="442" w:author="作者"/>
          <w:rFonts w:ascii="Times New Roman" w:hAnsi="Times New Roman" w:cs="Times New Roman"/>
          <w:sz w:val="24"/>
          <w:szCs w:val="24"/>
        </w:rPr>
      </w:pPr>
    </w:p>
    <w:p w14:paraId="024C5CAE" w14:textId="5360F0D5" w:rsidR="0072358A" w:rsidRDefault="0072358A" w:rsidP="001D327A">
      <w:pPr>
        <w:widowControl/>
        <w:ind w:firstLine="420"/>
        <w:jc w:val="left"/>
        <w:rPr>
          <w:ins w:id="443" w:author="作者"/>
          <w:rFonts w:ascii="Times New Roman" w:hAnsi="Times New Roman" w:cs="Times New Roman"/>
          <w:sz w:val="24"/>
          <w:szCs w:val="24"/>
        </w:rPr>
        <w:pPrChange w:id="444" w:author="作者">
          <w:pPr>
            <w:widowControl/>
            <w:jc w:val="left"/>
          </w:pPr>
        </w:pPrChange>
      </w:pPr>
      <w:ins w:id="445" w:author="作者">
        <w:r w:rsidRPr="0072358A">
          <w:rPr>
            <w:rFonts w:ascii="Times New Roman" w:hAnsi="Times New Roman" w:cs="Times New Roman"/>
            <w:sz w:val="24"/>
            <w:szCs w:val="24"/>
          </w:rPr>
          <w:t>In contrast to the AR model, we can select the order q for model MA(q) from ACF</w:t>
        </w:r>
        <w:r w:rsidR="00C04087">
          <w:rPr>
            <w:rFonts w:ascii="Times New Roman" w:hAnsi="Times New Roman" w:cs="Times New Roman"/>
            <w:sz w:val="24"/>
            <w:szCs w:val="24"/>
          </w:rPr>
          <w:t xml:space="preserve"> (</w:t>
        </w:r>
        <w:r w:rsidR="00C04087" w:rsidRPr="00C04087">
          <w:rPr>
            <w:rFonts w:ascii="Times New Roman" w:hAnsi="Times New Roman" w:cs="Times New Roman"/>
            <w:sz w:val="24"/>
            <w:szCs w:val="24"/>
          </w:rPr>
          <w:t>Autocorrelation Function</w:t>
        </w:r>
        <w:r w:rsidR="00C04087">
          <w:rPr>
            <w:rFonts w:ascii="Times New Roman" w:hAnsi="Times New Roman" w:cs="Times New Roman"/>
            <w:sz w:val="24"/>
            <w:szCs w:val="24"/>
          </w:rPr>
          <w:t>)</w:t>
        </w:r>
        <w:r w:rsidRPr="0072358A">
          <w:rPr>
            <w:rFonts w:ascii="Times New Roman" w:hAnsi="Times New Roman" w:cs="Times New Roman"/>
            <w:sz w:val="24"/>
            <w:szCs w:val="24"/>
          </w:rPr>
          <w:t xml:space="preserve"> if this plot has a sharp cut-off after lag q.</w:t>
        </w:r>
      </w:ins>
    </w:p>
    <w:p w14:paraId="3B43B892" w14:textId="6A1B1C85" w:rsidR="006A4065" w:rsidRPr="00F06A2B" w:rsidRDefault="006A4065">
      <w:pPr>
        <w:widowControl/>
        <w:jc w:val="left"/>
        <w:rPr>
          <w:del w:id="446" w:author="作者"/>
          <w:rFonts w:ascii="Times New Roman" w:hAnsi="Times New Roman" w:cs="Times New Roman"/>
          <w:sz w:val="24"/>
          <w:szCs w:val="24"/>
        </w:rPr>
      </w:pPr>
      <w:ins w:id="447" w:author="作者">
        <w:del w:id="448" w:author="作者">
          <w:r w:rsidRPr="009920AB">
            <w:rPr>
              <w:rFonts w:ascii="Times New Roman" w:hAnsi="Times New Roman" w:cs="Times New Roman"/>
              <w:sz w:val="24"/>
              <w:szCs w:val="24"/>
            </w:rPr>
            <w:delText>W</w:delText>
          </w:r>
          <w:r w:rsidRPr="00FB4013">
            <w:rPr>
              <w:rFonts w:ascii="Times New Roman" w:hAnsi="Times New Roman" w:cs="Times New Roman"/>
              <w:sz w:val="24"/>
              <w:szCs w:val="24"/>
            </w:rPr>
            <w:delText>hile a pure Moving Average</w:delText>
          </w:r>
        </w:del>
      </w:ins>
    </w:p>
    <w:p w14:paraId="58E197AD" w14:textId="59EF6564" w:rsidR="00251245" w:rsidDel="001D327A" w:rsidRDefault="001D327A">
      <w:pPr>
        <w:widowControl/>
        <w:jc w:val="left"/>
        <w:rPr>
          <w:ins w:id="449" w:author="作者"/>
          <w:del w:id="450" w:author="作者"/>
          <w:rFonts w:ascii="Times New Roman" w:hAnsi="Times New Roman" w:cs="Times New Roman"/>
          <w:sz w:val="24"/>
          <w:szCs w:val="24"/>
        </w:rPr>
      </w:pPr>
      <w:ins w:id="451" w:author="作者">
        <w:r>
          <w:rPr>
            <w:rFonts w:ascii="Times New Roman" w:hAnsi="Times New Roman" w:cs="Times New Roman"/>
            <w:sz w:val="24"/>
            <w:szCs w:val="24"/>
          </w:rPr>
          <w:tab/>
        </w:r>
      </w:ins>
    </w:p>
    <w:p w14:paraId="369B55E3" w14:textId="026FAAF2" w:rsidR="00251245" w:rsidRDefault="00251245">
      <w:pPr>
        <w:widowControl/>
        <w:jc w:val="left"/>
        <w:rPr>
          <w:ins w:id="452" w:author="作者"/>
          <w:rFonts w:ascii="Times New Roman" w:hAnsi="Times New Roman" w:cs="Times New Roman"/>
          <w:sz w:val="24"/>
          <w:szCs w:val="24"/>
        </w:rPr>
      </w:pPr>
      <w:ins w:id="453" w:author="作者">
        <w:del w:id="454" w:author="作者">
          <w:r w:rsidDel="001D327A">
            <w:rPr>
              <w:rFonts w:ascii="Times New Roman" w:hAnsi="Times New Roman" w:cs="Times New Roman"/>
              <w:sz w:val="24"/>
              <w:szCs w:val="24"/>
            </w:rPr>
            <w:delText>So</w:delText>
          </w:r>
        </w:del>
        <w:r w:rsidR="001D327A">
          <w:rPr>
            <w:rFonts w:ascii="Times New Roman" w:hAnsi="Times New Roman" w:cs="Times New Roman"/>
            <w:sz w:val="24"/>
            <w:szCs w:val="24"/>
          </w:rPr>
          <w:t>So,</w:t>
        </w:r>
        <w:r>
          <w:rPr>
            <w:rFonts w:ascii="Times New Roman" w:hAnsi="Times New Roman" w:cs="Times New Roman"/>
            <w:sz w:val="24"/>
            <w:szCs w:val="24"/>
          </w:rPr>
          <w:t xml:space="preserve"> we plot ACF for the</w:t>
        </w:r>
        <w:r w:rsidRPr="00251245">
          <w:t xml:space="preserve"> </w:t>
        </w:r>
        <w:r w:rsidRPr="00251245">
          <w:rPr>
            <w:rFonts w:ascii="Times New Roman" w:hAnsi="Times New Roman" w:cs="Times New Roman"/>
            <w:sz w:val="24"/>
            <w:szCs w:val="24"/>
          </w:rPr>
          <w:t xml:space="preserve">d-order (d = </w:t>
        </w:r>
        <w:del w:id="455" w:author="作者">
          <w:r w:rsidRPr="00251245">
            <w:rPr>
              <w:rFonts w:ascii="Times New Roman" w:hAnsi="Times New Roman" w:cs="Times New Roman"/>
              <w:sz w:val="24"/>
              <w:szCs w:val="24"/>
            </w:rPr>
            <w:delText>1</w:delText>
          </w:r>
        </w:del>
        <w:r w:rsidR="001A3EE0">
          <w:rPr>
            <w:rFonts w:ascii="Times New Roman" w:hAnsi="Times New Roman" w:cs="Times New Roman"/>
            <w:sz w:val="24"/>
            <w:szCs w:val="24"/>
          </w:rPr>
          <w:t>2</w:t>
        </w:r>
        <w:r w:rsidRPr="00251245">
          <w:rPr>
            <w:rFonts w:ascii="Times New Roman" w:hAnsi="Times New Roman" w:cs="Times New Roman"/>
            <w:sz w:val="24"/>
            <w:szCs w:val="24"/>
          </w:rPr>
          <w:t>) differenced temperature time series with Python tool</w:t>
        </w:r>
        <w:r w:rsidR="009045D8">
          <w:rPr>
            <w:rFonts w:ascii="Times New Roman" w:hAnsi="Times New Roman" w:cs="Times New Roman"/>
            <w:sz w:val="24"/>
            <w:szCs w:val="24"/>
          </w:rPr>
          <w:t>, see figure below:</w:t>
        </w:r>
      </w:ins>
    </w:p>
    <w:p w14:paraId="02EE0799" w14:textId="4767133F" w:rsidR="009045D8" w:rsidRPr="009920AB" w:rsidRDefault="00036E50">
      <w:pPr>
        <w:widowControl/>
        <w:jc w:val="left"/>
        <w:rPr>
          <w:ins w:id="456" w:author="作者"/>
          <w:rFonts w:ascii="Times New Roman" w:hAnsi="Times New Roman" w:cs="Times New Roman"/>
          <w:sz w:val="24"/>
          <w:szCs w:val="24"/>
        </w:rPr>
      </w:pPr>
      <w:ins w:id="457" w:author="作者">
        <w:del w:id="458" w:author="作者">
          <w:r>
            <w:rPr>
              <w:noProof/>
            </w:rPr>
            <w:drawing>
              <wp:inline distT="0" distB="0" distL="0" distR="0" wp14:anchorId="086B4315" wp14:editId="194A0E9D">
                <wp:extent cx="5274310" cy="19538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53895"/>
                        </a:xfrm>
                        <a:prstGeom prst="rect">
                          <a:avLst/>
                        </a:prstGeom>
                      </pic:spPr>
                    </pic:pic>
                  </a:graphicData>
                </a:graphic>
              </wp:inline>
            </w:drawing>
          </w:r>
        </w:del>
        <w:r w:rsidR="007436E7" w:rsidRPr="007436E7">
          <w:rPr>
            <w:noProof/>
          </w:rPr>
          <w:t xml:space="preserve"> </w:t>
        </w:r>
        <w:r w:rsidR="007436E7">
          <w:rPr>
            <w:noProof/>
          </w:rPr>
          <w:drawing>
            <wp:inline distT="0" distB="0" distL="0" distR="0" wp14:anchorId="3E0CF031" wp14:editId="0DDBE32E">
              <wp:extent cx="5274310" cy="19354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35480"/>
                      </a:xfrm>
                      <a:prstGeom prst="rect">
                        <a:avLst/>
                      </a:prstGeom>
                    </pic:spPr>
                  </pic:pic>
                </a:graphicData>
              </a:graphic>
            </wp:inline>
          </w:drawing>
        </w:r>
      </w:ins>
    </w:p>
    <w:p w14:paraId="546C840F" w14:textId="5430AAF3" w:rsidR="00977559" w:rsidRPr="00FB4013" w:rsidRDefault="00977559">
      <w:pPr>
        <w:widowControl/>
        <w:jc w:val="left"/>
        <w:rPr>
          <w:ins w:id="459" w:author="作者"/>
          <w:del w:id="460" w:author="作者"/>
          <w:rFonts w:ascii="Times New Roman" w:hAnsi="Times New Roman" w:cs="Times New Roman"/>
          <w:sz w:val="24"/>
          <w:szCs w:val="24"/>
        </w:rPr>
      </w:pPr>
      <w:ins w:id="461" w:author="作者">
        <w:del w:id="462" w:author="作者">
          <w:r w:rsidRPr="00FB4013">
            <w:rPr>
              <w:rFonts w:ascii="Times New Roman" w:hAnsi="Times New Roman" w:cs="Times New Roman"/>
              <w:sz w:val="24"/>
              <w:szCs w:val="24"/>
            </w:rPr>
            <w:br w:type="page"/>
          </w:r>
        </w:del>
      </w:ins>
    </w:p>
    <w:p w14:paraId="34B6DB81" w14:textId="77777777" w:rsidR="00E35FBE" w:rsidRDefault="00E35FBE">
      <w:pPr>
        <w:widowControl/>
        <w:jc w:val="left"/>
        <w:rPr>
          <w:ins w:id="463" w:author="作者"/>
          <w:rFonts w:ascii="Times New Roman" w:hAnsi="Times New Roman" w:cs="Times New Roman"/>
          <w:sz w:val="24"/>
          <w:szCs w:val="24"/>
        </w:rPr>
      </w:pPr>
    </w:p>
    <w:p w14:paraId="45DFA38B" w14:textId="19F0B2C1" w:rsidR="00131B7B" w:rsidRDefault="00750E57">
      <w:pPr>
        <w:widowControl/>
        <w:jc w:val="left"/>
        <w:rPr>
          <w:ins w:id="464" w:author="作者"/>
          <w:rFonts w:ascii="Times New Roman" w:hAnsi="Times New Roman" w:cs="Times New Roman"/>
          <w:sz w:val="24"/>
          <w:szCs w:val="24"/>
        </w:rPr>
      </w:pPr>
      <w:ins w:id="465" w:author="作者">
        <w:r w:rsidRPr="00750E57">
          <w:rPr>
            <w:rFonts w:ascii="Times New Roman" w:hAnsi="Times New Roman" w:cs="Times New Roman"/>
            <w:sz w:val="24"/>
            <w:szCs w:val="24"/>
          </w:rPr>
          <w:t xml:space="preserve">Similar to </w:t>
        </w:r>
        <w:r>
          <w:rPr>
            <w:rFonts w:ascii="Times New Roman" w:hAnsi="Times New Roman" w:cs="Times New Roman"/>
            <w:sz w:val="24"/>
            <w:szCs w:val="24"/>
          </w:rPr>
          <w:t>determining</w:t>
        </w:r>
        <w:r w:rsidRPr="00750E57">
          <w:rPr>
            <w:rFonts w:ascii="Times New Roman" w:hAnsi="Times New Roman" w:cs="Times New Roman"/>
            <w:sz w:val="24"/>
            <w:szCs w:val="24"/>
          </w:rPr>
          <w:t xml:space="preserve"> p for the AR model, in order to select the appropriate q order for the MA model, we </w:t>
        </w:r>
        <w:r>
          <w:rPr>
            <w:rFonts w:ascii="Times New Roman" w:hAnsi="Times New Roman" w:cs="Times New Roman"/>
            <w:sz w:val="24"/>
            <w:szCs w:val="24"/>
          </w:rPr>
          <w:t>analyze</w:t>
        </w:r>
        <w:r w:rsidRPr="00750E57">
          <w:rPr>
            <w:rFonts w:ascii="Times New Roman" w:hAnsi="Times New Roman" w:cs="Times New Roman"/>
            <w:sz w:val="24"/>
            <w:szCs w:val="24"/>
          </w:rPr>
          <w:t xml:space="preserve"> all spikes higher than the blue area</w:t>
        </w:r>
        <w:r>
          <w:rPr>
            <w:rFonts w:ascii="Times New Roman" w:hAnsi="Times New Roman" w:cs="Times New Roman"/>
            <w:sz w:val="24"/>
            <w:szCs w:val="24"/>
          </w:rPr>
          <w:t xml:space="preserve"> (95% confidence </w:t>
        </w:r>
        <w:r w:rsidR="00470B4F">
          <w:rPr>
            <w:rFonts w:ascii="Times New Roman" w:hAnsi="Times New Roman" w:cs="Times New Roman"/>
            <w:sz w:val="24"/>
            <w:szCs w:val="24"/>
          </w:rPr>
          <w:t>by default)</w:t>
        </w:r>
        <w:r w:rsidRPr="00750E57">
          <w:rPr>
            <w:rFonts w:ascii="Times New Roman" w:hAnsi="Times New Roman" w:cs="Times New Roman"/>
            <w:sz w:val="24"/>
            <w:szCs w:val="24"/>
          </w:rPr>
          <w:t xml:space="preserve">. </w:t>
        </w:r>
        <w:del w:id="466" w:author="作者">
          <w:r w:rsidRPr="00750E57" w:rsidDel="00470B4F">
            <w:rPr>
              <w:rFonts w:ascii="Times New Roman" w:hAnsi="Times New Roman" w:cs="Times New Roman"/>
              <w:sz w:val="24"/>
              <w:szCs w:val="24"/>
            </w:rPr>
            <w:delText>In that sense, from the image below, we can try using q=6 or q=3</w:delText>
          </w:r>
          <w:r w:rsidR="00470B4F" w:rsidDel="002E1AAC">
            <w:rPr>
              <w:rFonts w:ascii="Times New Roman" w:hAnsi="Times New Roman" w:cs="Times New Roman"/>
              <w:sz w:val="24"/>
              <w:szCs w:val="24"/>
            </w:rPr>
            <w:delText>s</w:delText>
          </w:r>
          <w:r w:rsidR="002E1AAC" w:rsidDel="00DA1162">
            <w:rPr>
              <w:rFonts w:ascii="Times New Roman" w:hAnsi="Times New Roman" w:cs="Times New Roman"/>
              <w:sz w:val="24"/>
              <w:szCs w:val="24"/>
            </w:rPr>
            <w:delText>S</w:delText>
          </w:r>
          <w:r w:rsidR="00470B4F" w:rsidDel="00DA1162">
            <w:rPr>
              <w:rFonts w:ascii="Times New Roman" w:hAnsi="Times New Roman" w:cs="Times New Roman"/>
              <w:sz w:val="24"/>
              <w:szCs w:val="24"/>
            </w:rPr>
            <w:delText>o</w:delText>
          </w:r>
        </w:del>
        <w:r w:rsidR="00DA1162">
          <w:rPr>
            <w:rFonts w:ascii="Times New Roman" w:hAnsi="Times New Roman" w:cs="Times New Roman"/>
            <w:sz w:val="24"/>
            <w:szCs w:val="24"/>
          </w:rPr>
          <w:t>So,</w:t>
        </w:r>
        <w:r w:rsidR="00470B4F">
          <w:rPr>
            <w:rFonts w:ascii="Times New Roman" w:hAnsi="Times New Roman" w:cs="Times New Roman"/>
            <w:sz w:val="24"/>
            <w:szCs w:val="24"/>
          </w:rPr>
          <w:t xml:space="preserve"> we can try to use q = </w:t>
        </w:r>
        <w:del w:id="467" w:author="作者">
          <w:r w:rsidR="00470B4F">
            <w:rPr>
              <w:rFonts w:ascii="Times New Roman" w:hAnsi="Times New Roman" w:cs="Times New Roman"/>
              <w:sz w:val="24"/>
              <w:szCs w:val="24"/>
            </w:rPr>
            <w:delText>0 or 1</w:delText>
          </w:r>
        </w:del>
        <w:r w:rsidR="007436E7">
          <w:rPr>
            <w:rFonts w:ascii="Times New Roman" w:hAnsi="Times New Roman" w:cs="Times New Roman"/>
            <w:sz w:val="24"/>
            <w:szCs w:val="24"/>
          </w:rPr>
          <w:t>2</w:t>
        </w:r>
        <w:r w:rsidRPr="00750E57">
          <w:rPr>
            <w:rFonts w:ascii="Times New Roman" w:hAnsi="Times New Roman" w:cs="Times New Roman"/>
            <w:sz w:val="24"/>
            <w:szCs w:val="24"/>
          </w:rPr>
          <w:t>.</w:t>
        </w:r>
        <w:del w:id="468" w:author="作者">
          <w:r w:rsidR="001F6274" w:rsidDel="00977559">
            <w:rPr>
              <w:rFonts w:ascii="Times New Roman" w:hAnsi="Times New Roman" w:cs="Times New Roman"/>
              <w:sz w:val="24"/>
              <w:szCs w:val="24"/>
            </w:rPr>
            <w:delText xml:space="preserve"> </w:delText>
          </w:r>
          <w:r w:rsidR="0009622B" w:rsidDel="00977559">
            <w:rPr>
              <w:rFonts w:ascii="Times New Roman" w:hAnsi="Times New Roman" w:cs="Times New Roman"/>
              <w:sz w:val="24"/>
              <w:szCs w:val="24"/>
            </w:rPr>
            <w:br w:type="page"/>
          </w:r>
        </w:del>
      </w:ins>
    </w:p>
    <w:p w14:paraId="4B2BED23" w14:textId="77777777" w:rsidR="00131B7B" w:rsidRDefault="00131B7B" w:rsidP="00516102">
      <w:pPr>
        <w:jc w:val="left"/>
        <w:rPr>
          <w:ins w:id="469" w:author="作者"/>
          <w:rFonts w:ascii="Times New Roman" w:hAnsi="Times New Roman" w:cs="Times New Roman"/>
          <w:sz w:val="24"/>
          <w:szCs w:val="24"/>
        </w:rPr>
      </w:pPr>
    </w:p>
    <w:p w14:paraId="4AF59892" w14:textId="33877020" w:rsidR="00DA1162" w:rsidRDefault="005861DE" w:rsidP="00516102">
      <w:pPr>
        <w:jc w:val="left"/>
        <w:rPr>
          <w:ins w:id="470" w:author="作者"/>
          <w:rFonts w:ascii="Times New Roman" w:hAnsi="Times New Roman" w:cs="Times New Roman" w:hint="eastAsia"/>
          <w:sz w:val="24"/>
          <w:szCs w:val="24"/>
        </w:rPr>
      </w:pPr>
      <w:ins w:id="471" w:author="作者">
        <w:r>
          <w:rPr>
            <w:rFonts w:ascii="Times New Roman" w:hAnsi="Times New Roman" w:cs="Times New Roman" w:hint="eastAsia"/>
            <w:sz w:val="24"/>
            <w:szCs w:val="24"/>
          </w:rPr>
          <w:t>2</w:t>
        </w:r>
        <w:r>
          <w:rPr>
            <w:rFonts w:ascii="Times New Roman" w:hAnsi="Times New Roman" w:cs="Times New Roman"/>
            <w:sz w:val="24"/>
            <w:szCs w:val="24"/>
          </w:rPr>
          <w:t>.1.2.4 Conclusion</w:t>
        </w:r>
      </w:ins>
    </w:p>
    <w:p w14:paraId="0372C140" w14:textId="5AE82EC5" w:rsidR="00EB6C4F" w:rsidRDefault="00283329" w:rsidP="005861DE">
      <w:pPr>
        <w:ind w:firstLine="420"/>
        <w:jc w:val="left"/>
        <w:rPr>
          <w:ins w:id="472" w:author="作者"/>
          <w:rFonts w:ascii="Times New Roman" w:hAnsi="Times New Roman" w:cs="Times New Roman"/>
          <w:sz w:val="24"/>
          <w:szCs w:val="24"/>
        </w:rPr>
        <w:pPrChange w:id="473" w:author="作者">
          <w:pPr>
            <w:jc w:val="left"/>
          </w:pPr>
        </w:pPrChange>
      </w:pPr>
      <w:ins w:id="474" w:author="作者">
        <w:r>
          <w:rPr>
            <w:rFonts w:ascii="Times New Roman" w:hAnsi="Times New Roman" w:cs="Times New Roman"/>
            <w:sz w:val="24"/>
            <w:szCs w:val="24"/>
          </w:rPr>
          <w:t>Now, we have selected p, d and q order values, but typically,</w:t>
        </w:r>
        <w:r w:rsidRPr="00283329">
          <w:rPr>
            <w:rFonts w:ascii="Times New Roman" w:hAnsi="Times New Roman" w:cs="Times New Roman"/>
            <w:sz w:val="24"/>
            <w:szCs w:val="24"/>
          </w:rPr>
          <w:t xml:space="preserve"> in order to find the best combination of p</w:t>
        </w:r>
        <w:r>
          <w:rPr>
            <w:rFonts w:ascii="Times New Roman" w:hAnsi="Times New Roman" w:cs="Times New Roman"/>
            <w:sz w:val="24"/>
            <w:szCs w:val="24"/>
          </w:rPr>
          <w:t>, d</w:t>
        </w:r>
        <w:r w:rsidRPr="00283329">
          <w:rPr>
            <w:rFonts w:ascii="Times New Roman" w:hAnsi="Times New Roman" w:cs="Times New Roman"/>
            <w:sz w:val="24"/>
            <w:szCs w:val="24"/>
          </w:rPr>
          <w:t xml:space="preserve"> and q, we need to measure model performance on a validation set. </w:t>
        </w:r>
        <w:del w:id="475" w:author="作者">
          <w:r w:rsidRPr="00283329" w:rsidDel="005D5962">
            <w:rPr>
              <w:rFonts w:ascii="Times New Roman" w:hAnsi="Times New Roman" w:cs="Times New Roman"/>
              <w:sz w:val="24"/>
              <w:szCs w:val="24"/>
            </w:rPr>
            <w:delText xml:space="preserve"> </w:delText>
          </w:r>
        </w:del>
        <w:r w:rsidRPr="00283329">
          <w:rPr>
            <w:rFonts w:ascii="Times New Roman" w:hAnsi="Times New Roman" w:cs="Times New Roman"/>
            <w:sz w:val="24"/>
            <w:szCs w:val="24"/>
          </w:rPr>
          <w:t>Usually, we can use AIC</w:t>
        </w:r>
        <w:r w:rsidR="00CB191D">
          <w:rPr>
            <w:rFonts w:ascii="Times New Roman" w:hAnsi="Times New Roman" w:cs="Times New Roman"/>
            <w:sz w:val="24"/>
            <w:szCs w:val="24"/>
          </w:rPr>
          <w:t xml:space="preserve"> </w:t>
        </w:r>
        <w:r w:rsidR="004E7038">
          <w:rPr>
            <w:rFonts w:ascii="Times New Roman" w:hAnsi="Times New Roman" w:cs="Times New Roman"/>
            <w:sz w:val="24"/>
            <w:szCs w:val="24"/>
          </w:rPr>
          <w:t>(</w:t>
        </w:r>
        <w:r w:rsidR="004E7038" w:rsidRPr="004E7038">
          <w:rPr>
            <w:rFonts w:ascii="Times New Roman" w:hAnsi="Times New Roman" w:cs="Times New Roman"/>
            <w:sz w:val="24"/>
            <w:szCs w:val="24"/>
          </w:rPr>
          <w:t>Akaike information criterion</w:t>
        </w:r>
        <w:r w:rsidR="004E7038">
          <w:rPr>
            <w:rFonts w:ascii="Times New Roman" w:hAnsi="Times New Roman" w:cs="Times New Roman"/>
            <w:sz w:val="24"/>
            <w:szCs w:val="24"/>
          </w:rPr>
          <w:t>)</w:t>
        </w:r>
        <w:r w:rsidR="000834B1">
          <w:rPr>
            <w:rStyle w:val="FootnoteReference"/>
            <w:rFonts w:ascii="Times New Roman" w:hAnsi="Times New Roman" w:cs="Times New Roman"/>
            <w:sz w:val="24"/>
            <w:szCs w:val="24"/>
          </w:rPr>
          <w:footnoteReference w:id="7"/>
        </w:r>
        <w:r w:rsidRPr="00283329">
          <w:rPr>
            <w:rFonts w:ascii="Times New Roman" w:hAnsi="Times New Roman" w:cs="Times New Roman"/>
            <w:sz w:val="24"/>
            <w:szCs w:val="24"/>
          </w:rPr>
          <w:t xml:space="preserve"> and BIC</w:t>
        </w:r>
        <w:r w:rsidR="00CB191D">
          <w:rPr>
            <w:rFonts w:ascii="Times New Roman" w:hAnsi="Times New Roman" w:cs="Times New Roman"/>
            <w:sz w:val="24"/>
            <w:szCs w:val="24"/>
          </w:rPr>
          <w:t xml:space="preserve"> </w:t>
        </w:r>
        <w:r w:rsidR="00C53D4A">
          <w:rPr>
            <w:rFonts w:ascii="Times New Roman" w:hAnsi="Times New Roman" w:cs="Times New Roman"/>
            <w:sz w:val="24"/>
            <w:szCs w:val="24"/>
          </w:rPr>
          <w:t>(</w:t>
        </w:r>
        <w:r w:rsidR="00C53D4A" w:rsidRPr="00C53D4A">
          <w:rPr>
            <w:rFonts w:ascii="Times New Roman" w:hAnsi="Times New Roman" w:cs="Times New Roman"/>
            <w:sz w:val="24"/>
            <w:szCs w:val="24"/>
          </w:rPr>
          <w:t>Bayesian information criterion</w:t>
        </w:r>
        <w:r w:rsidR="00C53D4A">
          <w:rPr>
            <w:rFonts w:ascii="Times New Roman" w:hAnsi="Times New Roman" w:cs="Times New Roman"/>
            <w:sz w:val="24"/>
            <w:szCs w:val="24"/>
          </w:rPr>
          <w:t>)</w:t>
        </w:r>
        <w:r w:rsidR="007A500D">
          <w:rPr>
            <w:rStyle w:val="FootnoteReference"/>
            <w:rFonts w:ascii="Times New Roman" w:hAnsi="Times New Roman" w:cs="Times New Roman"/>
            <w:sz w:val="24"/>
            <w:szCs w:val="24"/>
          </w:rPr>
          <w:footnoteReference w:id="8"/>
        </w:r>
        <w:r w:rsidRPr="00283329">
          <w:rPr>
            <w:rFonts w:ascii="Times New Roman" w:hAnsi="Times New Roman" w:cs="Times New Roman"/>
            <w:sz w:val="24"/>
            <w:szCs w:val="24"/>
          </w:rPr>
          <w:t xml:space="preserve"> for that purpose. The lower the value of these criteria, the better the model is.</w:t>
        </w:r>
      </w:ins>
    </w:p>
    <w:p w14:paraId="20FA7EC7" w14:textId="77777777" w:rsidR="00022B83" w:rsidRDefault="00022B83" w:rsidP="00516102">
      <w:pPr>
        <w:jc w:val="left"/>
        <w:rPr>
          <w:ins w:id="480" w:author="作者"/>
          <w:rFonts w:ascii="Times New Roman" w:hAnsi="Times New Roman" w:cs="Times New Roman"/>
          <w:sz w:val="24"/>
          <w:szCs w:val="24"/>
        </w:rPr>
      </w:pPr>
    </w:p>
    <w:p w14:paraId="6FEC6E60" w14:textId="3A93F9ED" w:rsidR="00CA41CE" w:rsidRPr="00B9419B" w:rsidRDefault="00022B83" w:rsidP="005861DE">
      <w:pPr>
        <w:widowControl/>
        <w:shd w:val="clear" w:color="auto" w:fill="FFFFFF"/>
        <w:spacing w:line="285" w:lineRule="atLeast"/>
        <w:ind w:firstLine="420"/>
        <w:jc w:val="left"/>
        <w:rPr>
          <w:ins w:id="481" w:author="作者"/>
          <w:rFonts w:ascii="Consolas" w:eastAsia="Times New Roman" w:hAnsi="Consolas" w:cs="Times New Roman"/>
          <w:color w:val="000000"/>
          <w:kern w:val="0"/>
          <w:sz w:val="14"/>
          <w:szCs w:val="14"/>
          <w:rPrChange w:id="482" w:author="作者">
            <w:rPr>
              <w:ins w:id="483" w:author="作者"/>
              <w:rFonts w:ascii="Consolas" w:eastAsia="Times New Roman" w:hAnsi="Consolas" w:cs="Times New Roman"/>
              <w:color w:val="000000"/>
              <w:kern w:val="0"/>
              <w:szCs w:val="21"/>
            </w:rPr>
          </w:rPrChange>
        </w:rPr>
        <w:pPrChange w:id="484" w:author="作者">
          <w:pPr>
            <w:widowControl/>
            <w:shd w:val="clear" w:color="auto" w:fill="FFFFFF"/>
            <w:spacing w:line="285" w:lineRule="atLeast"/>
            <w:jc w:val="left"/>
          </w:pPr>
        </w:pPrChange>
      </w:pPr>
      <w:ins w:id="485" w:author="作者">
        <w:del w:id="486" w:author="作者">
          <w:r>
            <w:rPr>
              <w:rFonts w:ascii="Times New Roman" w:hAnsi="Times New Roman" w:cs="Times New Roman"/>
              <w:sz w:val="24"/>
              <w:szCs w:val="24"/>
            </w:rPr>
            <w:delText>Since we have multiple options for (p,d,q), for example (</w:delText>
          </w:r>
          <w:r w:rsidRPr="00022B83">
            <w:rPr>
              <w:rFonts w:ascii="Times New Roman" w:hAnsi="Times New Roman" w:cs="Times New Roman"/>
              <w:sz w:val="24"/>
              <w:szCs w:val="24"/>
            </w:rPr>
            <w:delText>2,1,0</w:delText>
          </w:r>
          <w:r>
            <w:rPr>
              <w:rFonts w:ascii="Times New Roman" w:hAnsi="Times New Roman" w:cs="Times New Roman"/>
              <w:sz w:val="24"/>
              <w:szCs w:val="24"/>
            </w:rPr>
            <w:delText>), (</w:delText>
          </w:r>
          <w:r w:rsidRPr="00022B83">
            <w:rPr>
              <w:rFonts w:ascii="Times New Roman" w:hAnsi="Times New Roman" w:cs="Times New Roman"/>
              <w:sz w:val="24"/>
              <w:szCs w:val="24"/>
            </w:rPr>
            <w:delText>2,1,1</w:delText>
          </w:r>
          <w:r>
            <w:rPr>
              <w:rFonts w:ascii="Times New Roman" w:hAnsi="Times New Roman" w:cs="Times New Roman"/>
              <w:sz w:val="24"/>
              <w:szCs w:val="24"/>
            </w:rPr>
            <w:delText>), (</w:delText>
          </w:r>
          <w:r w:rsidRPr="00022B83">
            <w:rPr>
              <w:rFonts w:ascii="Times New Roman" w:hAnsi="Times New Roman" w:cs="Times New Roman"/>
              <w:sz w:val="24"/>
              <w:szCs w:val="24"/>
            </w:rPr>
            <w:delText>1,1,0</w:delText>
          </w:r>
          <w:r>
            <w:rPr>
              <w:rFonts w:ascii="Times New Roman" w:hAnsi="Times New Roman" w:cs="Times New Roman"/>
              <w:sz w:val="24"/>
              <w:szCs w:val="24"/>
            </w:rPr>
            <w:delText>), (</w:delText>
          </w:r>
          <w:r w:rsidRPr="00022B83">
            <w:rPr>
              <w:rFonts w:ascii="Times New Roman" w:hAnsi="Times New Roman" w:cs="Times New Roman"/>
              <w:sz w:val="24"/>
              <w:szCs w:val="24"/>
            </w:rPr>
            <w:delText>1,1,1</w:delText>
          </w:r>
          <w:r>
            <w:rPr>
              <w:rFonts w:ascii="Times New Roman" w:hAnsi="Times New Roman" w:cs="Times New Roman"/>
              <w:sz w:val="24"/>
              <w:szCs w:val="24"/>
            </w:rPr>
            <w:delText>), (</w:delText>
          </w:r>
          <w:r w:rsidRPr="00022B83">
            <w:rPr>
              <w:rFonts w:ascii="Times New Roman" w:hAnsi="Times New Roman" w:cs="Times New Roman"/>
              <w:sz w:val="24"/>
              <w:szCs w:val="24"/>
            </w:rPr>
            <w:delText>6</w:delText>
          </w:r>
          <w:r w:rsidR="00572E8D">
            <w:rPr>
              <w:rFonts w:ascii="Times New Roman" w:hAnsi="Times New Roman" w:cs="Times New Roman"/>
              <w:sz w:val="24"/>
              <w:szCs w:val="24"/>
            </w:rPr>
            <w:delText>2</w:delText>
          </w:r>
          <w:r w:rsidRPr="00022B83">
            <w:rPr>
              <w:rFonts w:ascii="Times New Roman" w:hAnsi="Times New Roman" w:cs="Times New Roman"/>
              <w:sz w:val="24"/>
              <w:szCs w:val="24"/>
            </w:rPr>
            <w:delText>,1,0</w:delText>
          </w:r>
          <w:r>
            <w:rPr>
              <w:rFonts w:ascii="Times New Roman" w:hAnsi="Times New Roman" w:cs="Times New Roman"/>
              <w:sz w:val="24"/>
              <w:szCs w:val="24"/>
            </w:rPr>
            <w:delText>), (</w:delText>
          </w:r>
          <w:r w:rsidRPr="00022B83">
            <w:rPr>
              <w:rFonts w:ascii="Times New Roman" w:hAnsi="Times New Roman" w:cs="Times New Roman"/>
              <w:sz w:val="24"/>
              <w:szCs w:val="24"/>
            </w:rPr>
            <w:delText>6,1,1</w:delText>
          </w:r>
          <w:r>
            <w:rPr>
              <w:rFonts w:ascii="Times New Roman" w:hAnsi="Times New Roman" w:cs="Times New Roman"/>
              <w:sz w:val="24"/>
              <w:szCs w:val="24"/>
            </w:rPr>
            <w:delText>)</w:delText>
          </w:r>
          <w:r w:rsidR="00B300C6">
            <w:rPr>
              <w:rFonts w:ascii="Times New Roman" w:hAnsi="Times New Roman" w:cs="Times New Roman"/>
              <w:sz w:val="24"/>
              <w:szCs w:val="24"/>
            </w:rPr>
            <w:delText>,</w:delText>
          </w:r>
          <w:r w:rsidR="004D080F" w:rsidDel="002E1AAC">
            <w:rPr>
              <w:rFonts w:ascii="Times New Roman" w:hAnsi="Times New Roman" w:cs="Times New Roman"/>
              <w:sz w:val="24"/>
              <w:szCs w:val="24"/>
            </w:rPr>
            <w:delText>b</w:delText>
          </w:r>
        </w:del>
        <w:r w:rsidR="002E1AAC">
          <w:rPr>
            <w:rFonts w:ascii="Times New Roman" w:hAnsi="Times New Roman" w:cs="Times New Roman"/>
            <w:sz w:val="24"/>
            <w:szCs w:val="24"/>
          </w:rPr>
          <w:t>B</w:t>
        </w:r>
        <w:r w:rsidR="004D080F">
          <w:rPr>
            <w:rFonts w:ascii="Times New Roman" w:hAnsi="Times New Roman" w:cs="Times New Roman"/>
            <w:sz w:val="24"/>
            <w:szCs w:val="24"/>
          </w:rPr>
          <w:t xml:space="preserve">ased on above observation, we can try multiple </w:t>
        </w:r>
        <w:r w:rsidR="001801F1">
          <w:rPr>
            <w:rFonts w:ascii="Times New Roman" w:hAnsi="Times New Roman" w:cs="Times New Roman"/>
            <w:sz w:val="24"/>
            <w:szCs w:val="24"/>
          </w:rPr>
          <w:t>models</w:t>
        </w:r>
        <w:r w:rsidR="00E00B67">
          <w:rPr>
            <w:rFonts w:ascii="Times New Roman" w:hAnsi="Times New Roman" w:cs="Times New Roman"/>
            <w:sz w:val="24"/>
            <w:szCs w:val="24"/>
          </w:rPr>
          <w:t xml:space="preserve"> with combinations</w:t>
        </w:r>
        <w:r w:rsidR="001801F1">
          <w:rPr>
            <w:rFonts w:ascii="Times New Roman" w:hAnsi="Times New Roman" w:cs="Times New Roman"/>
            <w:sz w:val="24"/>
            <w:szCs w:val="24"/>
          </w:rPr>
          <w:t>, for example</w:t>
        </w:r>
        <w:r w:rsidR="00887F7D">
          <w:rPr>
            <w:rFonts w:ascii="Times New Roman" w:hAnsi="Times New Roman" w:cs="Times New Roman"/>
            <w:sz w:val="24"/>
            <w:szCs w:val="24"/>
          </w:rPr>
          <w:t xml:space="preserve">, </w:t>
        </w:r>
        <w:r w:rsidR="00475617">
          <w:rPr>
            <w:rFonts w:ascii="Times New Roman" w:hAnsi="Times New Roman" w:cs="Times New Roman"/>
            <w:sz w:val="24"/>
            <w:szCs w:val="24"/>
          </w:rPr>
          <w:t xml:space="preserve">p </w:t>
        </w:r>
        <w:r w:rsidR="002E1AAC">
          <w:rPr>
            <w:rFonts w:ascii="Times New Roman" w:hAnsi="Times New Roman" w:cs="Times New Roman"/>
            <w:sz w:val="24"/>
            <w:szCs w:val="24"/>
          </w:rPr>
          <w:t>= 0,</w:t>
        </w:r>
        <w:r w:rsidR="00887F7D" w:rsidDel="008C473A">
          <w:rPr>
            <w:rFonts w:ascii="Times New Roman" w:hAnsi="Times New Roman" w:cs="Times New Roman"/>
            <w:sz w:val="24"/>
            <w:szCs w:val="24"/>
          </w:rPr>
          <w:t>1</w:t>
        </w:r>
        <w:r w:rsidR="002E1AAC">
          <w:rPr>
            <w:rFonts w:ascii="Times New Roman" w:hAnsi="Times New Roman" w:cs="Times New Roman"/>
            <w:sz w:val="24"/>
            <w:szCs w:val="24"/>
          </w:rPr>
          <w:t xml:space="preserve">,2, and q = 0,1,2. </w:t>
        </w:r>
        <w:del w:id="487" w:author="作者">
          <w:r w:rsidR="00475617" w:rsidDel="002E1AAC">
            <w:rPr>
              <w:rFonts w:ascii="Times New Roman" w:hAnsi="Times New Roman" w:cs="Times New Roman"/>
              <w:sz w:val="24"/>
              <w:szCs w:val="24"/>
            </w:rPr>
            <w:delText xml:space="preserve"> </w:delText>
          </w:r>
          <w:r w:rsidR="008C473A" w:rsidDel="00475617">
            <w:rPr>
              <w:rFonts w:ascii="Times New Roman" w:hAnsi="Times New Roman" w:cs="Times New Roman"/>
              <w:sz w:val="24"/>
              <w:szCs w:val="24"/>
            </w:rPr>
            <w:delText>p</w:delText>
          </w:r>
          <w:r w:rsidR="00887F7D" w:rsidDel="008C473A">
            <w:rPr>
              <w:rFonts w:ascii="Times New Roman" w:hAnsi="Times New Roman" w:cs="Times New Roman"/>
              <w:sz w:val="24"/>
              <w:szCs w:val="24"/>
            </w:rPr>
            <w:delText>d=1</w:delText>
          </w:r>
          <w:r w:rsidR="00B300C6" w:rsidDel="002E1AAC">
            <w:rPr>
              <w:rFonts w:ascii="Times New Roman" w:hAnsi="Times New Roman" w:cs="Times New Roman"/>
              <w:sz w:val="24"/>
              <w:szCs w:val="24"/>
            </w:rPr>
            <w:delText xml:space="preserve"> w</w:delText>
          </w:r>
        </w:del>
        <w:r w:rsidR="002E1AAC">
          <w:rPr>
            <w:rFonts w:ascii="Times New Roman" w:hAnsi="Times New Roman" w:cs="Times New Roman"/>
            <w:sz w:val="24"/>
            <w:szCs w:val="24"/>
          </w:rPr>
          <w:t>W</w:t>
        </w:r>
        <w:r w:rsidR="00B300C6">
          <w:rPr>
            <w:rFonts w:ascii="Times New Roman" w:hAnsi="Times New Roman" w:cs="Times New Roman"/>
            <w:sz w:val="24"/>
            <w:szCs w:val="24"/>
          </w:rPr>
          <w:t>e can simply get AIC/BIC values for each of them and select the best one model</w:t>
        </w:r>
        <w:r w:rsidR="00344215">
          <w:rPr>
            <w:rFonts w:ascii="Times New Roman" w:hAnsi="Times New Roman" w:cs="Times New Roman"/>
            <w:sz w:val="24"/>
            <w:szCs w:val="24"/>
          </w:rPr>
          <w:t>, which is (</w:t>
        </w:r>
        <w:r w:rsidR="00360A62" w:rsidRPr="006B4BF1">
          <w:rPr>
            <w:rFonts w:ascii="Times New Roman" w:hAnsi="Times New Roman" w:cs="Times New Roman"/>
            <w:b/>
            <w:bCs/>
            <w:i/>
            <w:iCs/>
            <w:sz w:val="24"/>
            <w:szCs w:val="24"/>
            <w:rPrChange w:id="488" w:author="作者">
              <w:rPr>
                <w:rFonts w:ascii="Times New Roman" w:hAnsi="Times New Roman" w:cs="Times New Roman"/>
                <w:sz w:val="24"/>
                <w:szCs w:val="24"/>
              </w:rPr>
            </w:rPrChange>
          </w:rPr>
          <w:t>2</w:t>
        </w:r>
        <w:del w:id="489" w:author="作者">
          <w:r w:rsidR="00344215" w:rsidRPr="006B4BF1" w:rsidDel="001513FC">
            <w:rPr>
              <w:rFonts w:ascii="Times New Roman" w:hAnsi="Times New Roman" w:cs="Times New Roman"/>
              <w:b/>
              <w:bCs/>
              <w:i/>
              <w:iCs/>
              <w:sz w:val="24"/>
              <w:szCs w:val="24"/>
              <w:rPrChange w:id="490" w:author="作者">
                <w:rPr>
                  <w:rFonts w:ascii="Times New Roman" w:hAnsi="Times New Roman" w:cs="Times New Roman"/>
                  <w:sz w:val="24"/>
                  <w:szCs w:val="24"/>
                </w:rPr>
              </w:rPrChange>
            </w:rPr>
            <w:delText>6</w:delText>
          </w:r>
        </w:del>
        <w:r w:rsidR="00344215" w:rsidRPr="006B4BF1">
          <w:rPr>
            <w:rFonts w:ascii="Times New Roman" w:hAnsi="Times New Roman" w:cs="Times New Roman"/>
            <w:b/>
            <w:bCs/>
            <w:i/>
            <w:iCs/>
            <w:sz w:val="24"/>
            <w:szCs w:val="24"/>
            <w:rPrChange w:id="491" w:author="作者">
              <w:rPr>
                <w:rFonts w:ascii="Times New Roman" w:hAnsi="Times New Roman" w:cs="Times New Roman"/>
                <w:sz w:val="24"/>
                <w:szCs w:val="24"/>
              </w:rPr>
            </w:rPrChange>
          </w:rPr>
          <w:t>,</w:t>
        </w:r>
        <w:del w:id="492" w:author="作者">
          <w:r w:rsidR="00344215" w:rsidRPr="006B4BF1" w:rsidDel="00360A62">
            <w:rPr>
              <w:rFonts w:ascii="Times New Roman" w:hAnsi="Times New Roman" w:cs="Times New Roman"/>
              <w:b/>
              <w:bCs/>
              <w:i/>
              <w:iCs/>
              <w:sz w:val="24"/>
              <w:szCs w:val="24"/>
              <w:rPrChange w:id="493" w:author="作者">
                <w:rPr>
                  <w:rFonts w:ascii="Times New Roman" w:hAnsi="Times New Roman" w:cs="Times New Roman"/>
                  <w:sz w:val="24"/>
                  <w:szCs w:val="24"/>
                </w:rPr>
              </w:rPrChange>
            </w:rPr>
            <w:delText>1</w:delText>
          </w:r>
        </w:del>
        <w:r w:rsidR="00360A62">
          <w:rPr>
            <w:rFonts w:ascii="Times New Roman" w:hAnsi="Times New Roman" w:cs="Times New Roman"/>
            <w:b/>
            <w:bCs/>
            <w:i/>
            <w:iCs/>
            <w:sz w:val="24"/>
            <w:szCs w:val="24"/>
          </w:rPr>
          <w:t>2</w:t>
        </w:r>
        <w:r w:rsidR="00344215" w:rsidRPr="00B9419B">
          <w:rPr>
            <w:rFonts w:ascii="Times New Roman" w:hAnsi="Times New Roman" w:cs="Times New Roman"/>
            <w:b/>
            <w:i/>
            <w:sz w:val="24"/>
            <w:szCs w:val="24"/>
            <w:rPrChange w:id="494" w:author="作者">
              <w:rPr>
                <w:rFonts w:ascii="Times New Roman" w:hAnsi="Times New Roman" w:cs="Times New Roman"/>
                <w:sz w:val="24"/>
                <w:szCs w:val="24"/>
              </w:rPr>
            </w:rPrChange>
          </w:rPr>
          <w:t>,1</w:t>
        </w:r>
        <w:r w:rsidR="00344215">
          <w:rPr>
            <w:rFonts w:ascii="Times New Roman" w:hAnsi="Times New Roman" w:cs="Times New Roman"/>
            <w:sz w:val="24"/>
            <w:szCs w:val="24"/>
          </w:rPr>
          <w:t>) because the absolute value</w:t>
        </w:r>
        <w:r w:rsidR="00E4458F">
          <w:rPr>
            <w:rFonts w:ascii="Times New Roman" w:hAnsi="Times New Roman" w:cs="Times New Roman"/>
            <w:sz w:val="24"/>
            <w:szCs w:val="24"/>
          </w:rPr>
          <w:t xml:space="preserve">s of AIC/BIC are </w:t>
        </w:r>
        <w:r w:rsidR="007C6355">
          <w:rPr>
            <w:rFonts w:ascii="Times New Roman" w:hAnsi="Times New Roman" w:cs="Times New Roman"/>
            <w:sz w:val="24"/>
            <w:szCs w:val="24"/>
          </w:rPr>
          <w:t xml:space="preserve">the </w:t>
        </w:r>
        <w:del w:id="495" w:author="作者">
          <w:r w:rsidR="007C6355">
            <w:rPr>
              <w:rFonts w:ascii="Times New Roman" w:hAnsi="Times New Roman" w:cs="Times New Roman"/>
              <w:sz w:val="24"/>
              <w:szCs w:val="24"/>
            </w:rPr>
            <w:delText>most lowest</w:delText>
          </w:r>
        </w:del>
        <w:r w:rsidR="00A7473A">
          <w:rPr>
            <w:rFonts w:ascii="Times New Roman" w:hAnsi="Times New Roman" w:cs="Times New Roman"/>
            <w:sz w:val="24"/>
            <w:szCs w:val="24"/>
          </w:rPr>
          <w:t>lowest</w:t>
        </w:r>
        <w:r w:rsidR="00626A01">
          <w:rPr>
            <w:rFonts w:ascii="Times New Roman" w:hAnsi="Times New Roman" w:cs="Times New Roman"/>
            <w:sz w:val="24"/>
            <w:szCs w:val="24"/>
          </w:rPr>
          <w:t xml:space="preserve"> among those models. </w:t>
        </w:r>
        <w:r w:rsidR="00A7473A">
          <w:rPr>
            <w:rFonts w:ascii="Times New Roman" w:hAnsi="Times New Roman" w:cs="Times New Roman"/>
            <w:sz w:val="24"/>
            <w:szCs w:val="24"/>
          </w:rPr>
          <w:t>See figure belo</w:t>
        </w:r>
        <w:r w:rsidR="008F7221">
          <w:rPr>
            <w:rFonts w:ascii="Times New Roman" w:hAnsi="Times New Roman" w:cs="Times New Roman"/>
            <w:sz w:val="24"/>
            <w:szCs w:val="24"/>
          </w:rPr>
          <w:t>w</w:t>
        </w:r>
        <w:r w:rsidR="00CA41CE">
          <w:rPr>
            <w:rFonts w:ascii="Times New Roman" w:hAnsi="Times New Roman" w:cs="Times New Roman"/>
            <w:sz w:val="24"/>
            <w:szCs w:val="24"/>
          </w:rPr>
          <w:t xml:space="preserve"> after executing Python code</w:t>
        </w:r>
        <w:r w:rsidR="00C56E7F">
          <w:rPr>
            <w:rFonts w:ascii="Times New Roman" w:hAnsi="Times New Roman" w:cs="Times New Roman"/>
            <w:sz w:val="24"/>
            <w:szCs w:val="24"/>
          </w:rPr>
          <w:t>:</w:t>
        </w:r>
        <w:r w:rsidR="00CA41CE">
          <w:rPr>
            <w:rFonts w:ascii="Times New Roman" w:hAnsi="Times New Roman" w:cs="Times New Roman"/>
            <w:sz w:val="24"/>
            <w:szCs w:val="24"/>
          </w:rPr>
          <w:br/>
        </w:r>
        <w:r w:rsidR="00CA41CE" w:rsidRPr="0026583C">
          <w:rPr>
            <w:rFonts w:ascii="Consolas" w:eastAsia="Times New Roman" w:hAnsi="Consolas" w:cs="Times New Roman"/>
            <w:color w:val="008000"/>
            <w:kern w:val="0"/>
            <w:sz w:val="14"/>
            <w:szCs w:val="14"/>
          </w:rPr>
          <w:t>#</w:t>
        </w:r>
        <w:r w:rsidR="00CA41CE">
          <w:rPr>
            <w:rFonts w:ascii="SimSun" w:eastAsia="SimSun" w:hAnsi="SimSun" w:cs="SimSun" w:hint="eastAsia"/>
            <w:color w:val="008000"/>
            <w:kern w:val="0"/>
            <w:sz w:val="14"/>
            <w:szCs w:val="14"/>
          </w:rPr>
          <w:t xml:space="preserve"> </w:t>
        </w:r>
        <w:r w:rsidR="00CA41CE">
          <w:rPr>
            <w:rFonts w:ascii="Consolas" w:eastAsia="Times New Roman" w:hAnsi="Consolas" w:cs="Times New Roman"/>
            <w:color w:val="008000"/>
            <w:kern w:val="0"/>
            <w:sz w:val="14"/>
            <w:szCs w:val="14"/>
          </w:rPr>
          <w:t>by Default, use g</w:t>
        </w:r>
        <w:r w:rsidR="00CA41CE" w:rsidRPr="0026583C">
          <w:rPr>
            <w:rFonts w:ascii="Consolas" w:eastAsia="Times New Roman" w:hAnsi="Consolas" w:cs="Times New Roman"/>
            <w:color w:val="008000"/>
            <w:kern w:val="0"/>
            <w:sz w:val="14"/>
            <w:szCs w:val="14"/>
          </w:rPr>
          <w:t>eneralized least squares(GLS</w:t>
        </w:r>
        <w:r w:rsidR="00CA41CE">
          <w:rPr>
            <w:rFonts w:ascii="Consolas" w:eastAsia="Times New Roman" w:hAnsi="Consolas" w:cs="Times New Roman"/>
            <w:color w:val="008000"/>
            <w:kern w:val="0"/>
            <w:sz w:val="14"/>
            <w:szCs w:val="14"/>
          </w:rPr>
          <w:t>) to fit the model</w:t>
        </w:r>
        <w:r w:rsidR="00CA41CE">
          <w:rPr>
            <w:rFonts w:ascii="Consolas" w:eastAsia="Times New Roman" w:hAnsi="Consolas" w:cs="Times New Roman"/>
            <w:color w:val="008000"/>
            <w:kern w:val="0"/>
            <w:sz w:val="14"/>
            <w:szCs w:val="14"/>
          </w:rPr>
          <w:br/>
        </w:r>
        <w:r w:rsidR="00CA41CE" w:rsidRPr="00B9419B">
          <w:rPr>
            <w:rFonts w:ascii="Consolas" w:eastAsia="Times New Roman" w:hAnsi="Consolas" w:cs="Times New Roman"/>
            <w:color w:val="001080"/>
            <w:kern w:val="0"/>
            <w:sz w:val="14"/>
            <w:szCs w:val="14"/>
            <w:rPrChange w:id="496" w:author="作者">
              <w:rPr>
                <w:rFonts w:ascii="Consolas" w:eastAsia="Times New Roman" w:hAnsi="Consolas" w:cs="Times New Roman"/>
                <w:color w:val="001080"/>
                <w:kern w:val="0"/>
                <w:szCs w:val="21"/>
              </w:rPr>
            </w:rPrChange>
          </w:rPr>
          <w:t>modelfit</w:t>
        </w:r>
        <w:r w:rsidR="00CA41CE" w:rsidRPr="00B9419B">
          <w:rPr>
            <w:rFonts w:ascii="Consolas" w:eastAsia="Times New Roman" w:hAnsi="Consolas" w:cs="Times New Roman"/>
            <w:color w:val="000000"/>
            <w:kern w:val="0"/>
            <w:sz w:val="14"/>
            <w:szCs w:val="14"/>
            <w:rPrChange w:id="497" w:author="作者">
              <w:rPr>
                <w:rFonts w:ascii="Consolas" w:eastAsia="Times New Roman" w:hAnsi="Consolas" w:cs="Times New Roman"/>
                <w:color w:val="000000"/>
                <w:kern w:val="0"/>
                <w:szCs w:val="21"/>
              </w:rPr>
            </w:rPrChange>
          </w:rPr>
          <w:t xml:space="preserve"> = </w:t>
        </w:r>
        <w:r w:rsidR="00CA41CE" w:rsidRPr="00B9419B">
          <w:rPr>
            <w:rFonts w:ascii="Consolas" w:eastAsia="Times New Roman" w:hAnsi="Consolas" w:cs="Times New Roman"/>
            <w:color w:val="267F99"/>
            <w:kern w:val="0"/>
            <w:sz w:val="14"/>
            <w:szCs w:val="14"/>
            <w:rPrChange w:id="498" w:author="作者">
              <w:rPr>
                <w:rFonts w:ascii="Consolas" w:eastAsia="Times New Roman" w:hAnsi="Consolas" w:cs="Times New Roman"/>
                <w:color w:val="267F99"/>
                <w:kern w:val="0"/>
                <w:szCs w:val="21"/>
              </w:rPr>
            </w:rPrChange>
          </w:rPr>
          <w:t>sm</w:t>
        </w:r>
        <w:r w:rsidR="00CA41CE" w:rsidRPr="00B9419B">
          <w:rPr>
            <w:rFonts w:ascii="Consolas" w:eastAsia="Times New Roman" w:hAnsi="Consolas" w:cs="Times New Roman"/>
            <w:color w:val="000000"/>
            <w:kern w:val="0"/>
            <w:sz w:val="14"/>
            <w:szCs w:val="14"/>
            <w:rPrChange w:id="499" w:author="作者">
              <w:rPr>
                <w:rFonts w:ascii="Consolas" w:eastAsia="Times New Roman" w:hAnsi="Consolas" w:cs="Times New Roman"/>
                <w:color w:val="000000"/>
                <w:kern w:val="0"/>
                <w:szCs w:val="21"/>
              </w:rPr>
            </w:rPrChange>
          </w:rPr>
          <w:t>.</w:t>
        </w:r>
        <w:r w:rsidR="00CA41CE" w:rsidRPr="00B9419B">
          <w:rPr>
            <w:rFonts w:ascii="Consolas" w:eastAsia="Times New Roman" w:hAnsi="Consolas" w:cs="Times New Roman"/>
            <w:color w:val="267F99"/>
            <w:kern w:val="0"/>
            <w:sz w:val="14"/>
            <w:szCs w:val="14"/>
            <w:rPrChange w:id="500" w:author="作者">
              <w:rPr>
                <w:rFonts w:ascii="Consolas" w:eastAsia="Times New Roman" w:hAnsi="Consolas" w:cs="Times New Roman"/>
                <w:color w:val="267F99"/>
                <w:kern w:val="0"/>
                <w:szCs w:val="21"/>
              </w:rPr>
            </w:rPrChange>
          </w:rPr>
          <w:t>tsa</w:t>
        </w:r>
        <w:r w:rsidR="00CA41CE" w:rsidRPr="00B9419B">
          <w:rPr>
            <w:rFonts w:ascii="Consolas" w:eastAsia="Times New Roman" w:hAnsi="Consolas" w:cs="Times New Roman"/>
            <w:color w:val="000000"/>
            <w:kern w:val="0"/>
            <w:sz w:val="14"/>
            <w:szCs w:val="14"/>
            <w:rPrChange w:id="501" w:author="作者">
              <w:rPr>
                <w:rFonts w:ascii="Consolas" w:eastAsia="Times New Roman" w:hAnsi="Consolas" w:cs="Times New Roman"/>
                <w:color w:val="000000"/>
                <w:kern w:val="0"/>
                <w:szCs w:val="21"/>
              </w:rPr>
            </w:rPrChange>
          </w:rPr>
          <w:t>.</w:t>
        </w:r>
        <w:r w:rsidR="00CA41CE" w:rsidRPr="00B9419B">
          <w:rPr>
            <w:rFonts w:ascii="Consolas" w:eastAsia="Times New Roman" w:hAnsi="Consolas" w:cs="Times New Roman"/>
            <w:color w:val="267F99"/>
            <w:kern w:val="0"/>
            <w:sz w:val="14"/>
            <w:szCs w:val="14"/>
            <w:rPrChange w:id="502" w:author="作者">
              <w:rPr>
                <w:rFonts w:ascii="Consolas" w:eastAsia="Times New Roman" w:hAnsi="Consolas" w:cs="Times New Roman"/>
                <w:color w:val="267F99"/>
                <w:kern w:val="0"/>
                <w:szCs w:val="21"/>
              </w:rPr>
            </w:rPrChange>
          </w:rPr>
          <w:t>ARIMA</w:t>
        </w:r>
        <w:r w:rsidR="00CA41CE" w:rsidRPr="00B9419B">
          <w:rPr>
            <w:rFonts w:ascii="Consolas" w:eastAsia="Times New Roman" w:hAnsi="Consolas" w:cs="Times New Roman"/>
            <w:color w:val="000000"/>
            <w:kern w:val="0"/>
            <w:sz w:val="14"/>
            <w:szCs w:val="14"/>
            <w:rPrChange w:id="503" w:author="作者">
              <w:rPr>
                <w:rFonts w:ascii="Consolas" w:eastAsia="Times New Roman" w:hAnsi="Consolas" w:cs="Times New Roman"/>
                <w:color w:val="000000"/>
                <w:kern w:val="0"/>
                <w:szCs w:val="21"/>
              </w:rPr>
            </w:rPrChange>
          </w:rPr>
          <w:t>(</w:t>
        </w:r>
        <w:r w:rsidR="00CA41CE" w:rsidRPr="00B9419B">
          <w:rPr>
            <w:rFonts w:ascii="Consolas" w:eastAsia="Times New Roman" w:hAnsi="Consolas" w:cs="Times New Roman"/>
            <w:color w:val="001080"/>
            <w:kern w:val="0"/>
            <w:sz w:val="14"/>
            <w:szCs w:val="14"/>
            <w:rPrChange w:id="504" w:author="作者">
              <w:rPr>
                <w:rFonts w:ascii="Consolas" w:eastAsia="Times New Roman" w:hAnsi="Consolas" w:cs="Times New Roman"/>
                <w:color w:val="001080"/>
                <w:kern w:val="0"/>
                <w:szCs w:val="21"/>
              </w:rPr>
            </w:rPrChange>
          </w:rPr>
          <w:t>degree</w:t>
        </w:r>
        <w:r w:rsidR="00CA41CE" w:rsidRPr="00B9419B">
          <w:rPr>
            <w:rFonts w:ascii="Consolas" w:eastAsia="Times New Roman" w:hAnsi="Consolas" w:cs="Times New Roman"/>
            <w:color w:val="000000"/>
            <w:kern w:val="0"/>
            <w:sz w:val="14"/>
            <w:szCs w:val="14"/>
            <w:rPrChange w:id="505" w:author="作者">
              <w:rPr>
                <w:rFonts w:ascii="Consolas" w:eastAsia="Times New Roman" w:hAnsi="Consolas" w:cs="Times New Roman"/>
                <w:color w:val="000000"/>
                <w:kern w:val="0"/>
                <w:szCs w:val="21"/>
              </w:rPr>
            </w:rPrChange>
          </w:rPr>
          <w:t>.</w:t>
        </w:r>
        <w:r w:rsidR="00CA41CE" w:rsidRPr="00B9419B">
          <w:rPr>
            <w:rFonts w:ascii="Consolas" w:eastAsia="Times New Roman" w:hAnsi="Consolas" w:cs="Times New Roman"/>
            <w:color w:val="795E26"/>
            <w:kern w:val="0"/>
            <w:sz w:val="14"/>
            <w:szCs w:val="14"/>
            <w:rPrChange w:id="506" w:author="作者">
              <w:rPr>
                <w:rFonts w:ascii="Consolas" w:eastAsia="Times New Roman" w:hAnsi="Consolas" w:cs="Times New Roman"/>
                <w:color w:val="795E26"/>
                <w:kern w:val="0"/>
                <w:szCs w:val="21"/>
              </w:rPr>
            </w:rPrChange>
          </w:rPr>
          <w:t>dropna</w:t>
        </w:r>
        <w:r w:rsidR="00CA41CE" w:rsidRPr="00B9419B">
          <w:rPr>
            <w:rFonts w:ascii="Consolas" w:eastAsia="Times New Roman" w:hAnsi="Consolas" w:cs="Times New Roman"/>
            <w:color w:val="000000"/>
            <w:kern w:val="0"/>
            <w:sz w:val="14"/>
            <w:szCs w:val="14"/>
            <w:rPrChange w:id="507" w:author="作者">
              <w:rPr>
                <w:rFonts w:ascii="Consolas" w:eastAsia="Times New Roman" w:hAnsi="Consolas" w:cs="Times New Roman"/>
                <w:color w:val="000000"/>
                <w:kern w:val="0"/>
                <w:szCs w:val="21"/>
              </w:rPr>
            </w:rPrChange>
          </w:rPr>
          <w:t>().</w:t>
        </w:r>
        <w:r w:rsidR="00CA41CE" w:rsidRPr="00B9419B">
          <w:rPr>
            <w:rFonts w:ascii="Consolas" w:eastAsia="Times New Roman" w:hAnsi="Consolas" w:cs="Times New Roman"/>
            <w:color w:val="795E26"/>
            <w:kern w:val="0"/>
            <w:sz w:val="14"/>
            <w:szCs w:val="14"/>
            <w:rPrChange w:id="508" w:author="作者">
              <w:rPr>
                <w:rFonts w:ascii="Consolas" w:eastAsia="Times New Roman" w:hAnsi="Consolas" w:cs="Times New Roman"/>
                <w:color w:val="795E26"/>
                <w:kern w:val="0"/>
                <w:szCs w:val="21"/>
              </w:rPr>
            </w:rPrChange>
          </w:rPr>
          <w:t>to_numpy</w:t>
        </w:r>
        <w:r w:rsidR="00CA41CE" w:rsidRPr="00B9419B">
          <w:rPr>
            <w:rFonts w:ascii="Consolas" w:eastAsia="Times New Roman" w:hAnsi="Consolas" w:cs="Times New Roman"/>
            <w:color w:val="000000"/>
            <w:kern w:val="0"/>
            <w:sz w:val="14"/>
            <w:szCs w:val="14"/>
            <w:rPrChange w:id="509" w:author="作者">
              <w:rPr>
                <w:rFonts w:ascii="Consolas" w:eastAsia="Times New Roman" w:hAnsi="Consolas" w:cs="Times New Roman"/>
                <w:color w:val="000000"/>
                <w:kern w:val="0"/>
                <w:szCs w:val="21"/>
              </w:rPr>
            </w:rPrChange>
          </w:rPr>
          <w:t xml:space="preserve">(), </w:t>
        </w:r>
        <w:r w:rsidR="00CA41CE" w:rsidRPr="00B9419B">
          <w:rPr>
            <w:rFonts w:ascii="Consolas" w:eastAsia="Times New Roman" w:hAnsi="Consolas" w:cs="Times New Roman"/>
            <w:color w:val="001080"/>
            <w:kern w:val="0"/>
            <w:sz w:val="14"/>
            <w:szCs w:val="14"/>
            <w:rPrChange w:id="510" w:author="作者">
              <w:rPr>
                <w:rFonts w:ascii="Consolas" w:eastAsia="Times New Roman" w:hAnsi="Consolas" w:cs="Times New Roman"/>
                <w:color w:val="001080"/>
                <w:kern w:val="0"/>
                <w:szCs w:val="21"/>
              </w:rPr>
            </w:rPrChange>
          </w:rPr>
          <w:t>order</w:t>
        </w:r>
        <w:r w:rsidR="00CA41CE" w:rsidRPr="00B9419B">
          <w:rPr>
            <w:rFonts w:ascii="Consolas" w:eastAsia="Times New Roman" w:hAnsi="Consolas" w:cs="Times New Roman"/>
            <w:color w:val="000000"/>
            <w:kern w:val="0"/>
            <w:sz w:val="14"/>
            <w:szCs w:val="14"/>
            <w:rPrChange w:id="511" w:author="作者">
              <w:rPr>
                <w:rFonts w:ascii="Consolas" w:eastAsia="Times New Roman" w:hAnsi="Consolas" w:cs="Times New Roman"/>
                <w:color w:val="000000"/>
                <w:kern w:val="0"/>
                <w:szCs w:val="21"/>
              </w:rPr>
            </w:rPrChange>
          </w:rPr>
          <w:t>=(</w:t>
        </w:r>
        <w:r w:rsidR="00360A62">
          <w:rPr>
            <w:rFonts w:ascii="Consolas" w:eastAsia="Times New Roman" w:hAnsi="Consolas" w:cs="Times New Roman"/>
            <w:color w:val="098658"/>
            <w:kern w:val="0"/>
            <w:sz w:val="14"/>
            <w:szCs w:val="14"/>
          </w:rPr>
          <w:t>2</w:t>
        </w:r>
        <w:del w:id="512" w:author="作者">
          <w:r w:rsidR="00CA41CE" w:rsidRPr="006B4BF1" w:rsidDel="00360A62">
            <w:rPr>
              <w:rFonts w:ascii="Consolas" w:eastAsia="Times New Roman" w:hAnsi="Consolas" w:cs="Times New Roman"/>
              <w:color w:val="098658"/>
              <w:kern w:val="0"/>
              <w:sz w:val="14"/>
              <w:szCs w:val="14"/>
              <w:rPrChange w:id="513" w:author="作者">
                <w:rPr>
                  <w:rFonts w:ascii="Consolas" w:eastAsia="Times New Roman" w:hAnsi="Consolas" w:cs="Times New Roman"/>
                  <w:color w:val="098658"/>
                  <w:kern w:val="0"/>
                  <w:szCs w:val="21"/>
                </w:rPr>
              </w:rPrChange>
            </w:rPr>
            <w:delText>6</w:delText>
          </w:r>
        </w:del>
        <w:r w:rsidR="00CA41CE" w:rsidRPr="006B4BF1">
          <w:rPr>
            <w:rFonts w:ascii="Consolas" w:eastAsia="Times New Roman" w:hAnsi="Consolas" w:cs="Times New Roman"/>
            <w:color w:val="000000"/>
            <w:kern w:val="0"/>
            <w:sz w:val="14"/>
            <w:szCs w:val="14"/>
            <w:rPrChange w:id="514" w:author="作者">
              <w:rPr>
                <w:rFonts w:ascii="Consolas" w:eastAsia="Times New Roman" w:hAnsi="Consolas" w:cs="Times New Roman"/>
                <w:color w:val="000000"/>
                <w:kern w:val="0"/>
                <w:szCs w:val="21"/>
              </w:rPr>
            </w:rPrChange>
          </w:rPr>
          <w:t>,</w:t>
        </w:r>
        <w:del w:id="515" w:author="作者">
          <w:r w:rsidR="00CA41CE" w:rsidRPr="006B4BF1" w:rsidDel="00360A62">
            <w:rPr>
              <w:rFonts w:ascii="Consolas" w:eastAsia="Times New Roman" w:hAnsi="Consolas" w:cs="Times New Roman"/>
              <w:color w:val="098658"/>
              <w:kern w:val="0"/>
              <w:sz w:val="14"/>
              <w:szCs w:val="14"/>
              <w:rPrChange w:id="516" w:author="作者">
                <w:rPr>
                  <w:rFonts w:ascii="Consolas" w:eastAsia="Times New Roman" w:hAnsi="Consolas" w:cs="Times New Roman"/>
                  <w:color w:val="098658"/>
                  <w:kern w:val="0"/>
                  <w:szCs w:val="21"/>
                </w:rPr>
              </w:rPrChange>
            </w:rPr>
            <w:delText>1</w:delText>
          </w:r>
        </w:del>
        <w:r w:rsidR="00360A62">
          <w:rPr>
            <w:rFonts w:ascii="Consolas" w:eastAsia="Times New Roman" w:hAnsi="Consolas" w:cs="Times New Roman"/>
            <w:color w:val="098658"/>
            <w:kern w:val="0"/>
            <w:sz w:val="14"/>
            <w:szCs w:val="14"/>
          </w:rPr>
          <w:t>2</w:t>
        </w:r>
        <w:r w:rsidR="00CA41CE" w:rsidRPr="00B9419B">
          <w:rPr>
            <w:rFonts w:ascii="Consolas" w:eastAsia="Times New Roman" w:hAnsi="Consolas" w:cs="Times New Roman"/>
            <w:color w:val="000000"/>
            <w:kern w:val="0"/>
            <w:sz w:val="14"/>
            <w:szCs w:val="14"/>
            <w:rPrChange w:id="517" w:author="作者">
              <w:rPr>
                <w:rFonts w:ascii="Consolas" w:eastAsia="Times New Roman" w:hAnsi="Consolas" w:cs="Times New Roman"/>
                <w:color w:val="000000"/>
                <w:kern w:val="0"/>
                <w:szCs w:val="21"/>
              </w:rPr>
            </w:rPrChange>
          </w:rPr>
          <w:t>,</w:t>
        </w:r>
        <w:r w:rsidR="00CA41CE" w:rsidRPr="00B9419B">
          <w:rPr>
            <w:rFonts w:ascii="Consolas" w:eastAsia="Times New Roman" w:hAnsi="Consolas" w:cs="Times New Roman"/>
            <w:color w:val="098658"/>
            <w:kern w:val="0"/>
            <w:sz w:val="14"/>
            <w:szCs w:val="14"/>
            <w:rPrChange w:id="518" w:author="作者">
              <w:rPr>
                <w:rFonts w:ascii="Consolas" w:eastAsia="Times New Roman" w:hAnsi="Consolas" w:cs="Times New Roman"/>
                <w:color w:val="098658"/>
                <w:kern w:val="0"/>
                <w:szCs w:val="21"/>
              </w:rPr>
            </w:rPrChange>
          </w:rPr>
          <w:t>1</w:t>
        </w:r>
        <w:r w:rsidR="00CA41CE" w:rsidRPr="00B9419B">
          <w:rPr>
            <w:rFonts w:ascii="Consolas" w:eastAsia="Times New Roman" w:hAnsi="Consolas" w:cs="Times New Roman"/>
            <w:color w:val="000000"/>
            <w:kern w:val="0"/>
            <w:sz w:val="14"/>
            <w:szCs w:val="14"/>
            <w:rPrChange w:id="519" w:author="作者">
              <w:rPr>
                <w:rFonts w:ascii="Consolas" w:eastAsia="Times New Roman" w:hAnsi="Consolas" w:cs="Times New Roman"/>
                <w:color w:val="000000"/>
                <w:kern w:val="0"/>
                <w:szCs w:val="21"/>
              </w:rPr>
            </w:rPrChange>
          </w:rPr>
          <w:t>)).</w:t>
        </w:r>
        <w:r w:rsidR="00CA41CE" w:rsidRPr="00B9419B">
          <w:rPr>
            <w:rFonts w:ascii="Consolas" w:eastAsia="Times New Roman" w:hAnsi="Consolas" w:cs="Times New Roman"/>
            <w:color w:val="795E26"/>
            <w:kern w:val="0"/>
            <w:sz w:val="14"/>
            <w:szCs w:val="14"/>
            <w:rPrChange w:id="520" w:author="作者">
              <w:rPr>
                <w:rFonts w:ascii="Consolas" w:eastAsia="Times New Roman" w:hAnsi="Consolas" w:cs="Times New Roman"/>
                <w:color w:val="795E26"/>
                <w:kern w:val="0"/>
                <w:szCs w:val="21"/>
              </w:rPr>
            </w:rPrChange>
          </w:rPr>
          <w:t>fit</w:t>
        </w:r>
        <w:r w:rsidR="00CA41CE" w:rsidRPr="00B9419B">
          <w:rPr>
            <w:rFonts w:ascii="Consolas" w:eastAsia="Times New Roman" w:hAnsi="Consolas" w:cs="Times New Roman"/>
            <w:color w:val="000000"/>
            <w:kern w:val="0"/>
            <w:sz w:val="14"/>
            <w:szCs w:val="14"/>
            <w:rPrChange w:id="521" w:author="作者">
              <w:rPr>
                <w:rFonts w:ascii="Consolas" w:eastAsia="Times New Roman" w:hAnsi="Consolas" w:cs="Times New Roman"/>
                <w:color w:val="000000"/>
                <w:kern w:val="0"/>
                <w:szCs w:val="21"/>
              </w:rPr>
            </w:rPrChange>
          </w:rPr>
          <w:t>()  </w:t>
        </w:r>
      </w:ins>
    </w:p>
    <w:p w14:paraId="5C534C0A" w14:textId="77777777" w:rsidR="00CA41CE" w:rsidRPr="00B9419B" w:rsidRDefault="00CA41CE" w:rsidP="00CA41CE">
      <w:pPr>
        <w:widowControl/>
        <w:shd w:val="clear" w:color="auto" w:fill="FFFFFF"/>
        <w:spacing w:line="285" w:lineRule="atLeast"/>
        <w:jc w:val="left"/>
        <w:rPr>
          <w:ins w:id="522" w:author="作者"/>
          <w:rFonts w:ascii="Consolas" w:eastAsia="Times New Roman" w:hAnsi="Consolas" w:cs="Times New Roman"/>
          <w:color w:val="000000"/>
          <w:kern w:val="0"/>
          <w:sz w:val="14"/>
          <w:szCs w:val="14"/>
          <w:rPrChange w:id="523" w:author="作者">
            <w:rPr>
              <w:ins w:id="524" w:author="作者"/>
              <w:rFonts w:ascii="Consolas" w:eastAsia="Times New Roman" w:hAnsi="Consolas" w:cs="Times New Roman"/>
              <w:color w:val="000000"/>
              <w:kern w:val="0"/>
              <w:szCs w:val="21"/>
            </w:rPr>
          </w:rPrChange>
        </w:rPr>
      </w:pPr>
      <w:ins w:id="525" w:author="作者">
        <w:r w:rsidRPr="00B9419B">
          <w:rPr>
            <w:rFonts w:ascii="Consolas" w:eastAsia="Times New Roman" w:hAnsi="Consolas" w:cs="Times New Roman"/>
            <w:color w:val="795E26"/>
            <w:kern w:val="0"/>
            <w:sz w:val="14"/>
            <w:szCs w:val="14"/>
            <w:rPrChange w:id="526" w:author="作者">
              <w:rPr>
                <w:rFonts w:ascii="Consolas" w:eastAsia="Times New Roman" w:hAnsi="Consolas" w:cs="Times New Roman"/>
                <w:color w:val="795E26"/>
                <w:kern w:val="0"/>
                <w:szCs w:val="21"/>
              </w:rPr>
            </w:rPrChange>
          </w:rPr>
          <w:t>print</w:t>
        </w:r>
        <w:r w:rsidRPr="00B9419B">
          <w:rPr>
            <w:rFonts w:ascii="Consolas" w:eastAsia="Times New Roman" w:hAnsi="Consolas" w:cs="Times New Roman"/>
            <w:color w:val="000000"/>
            <w:kern w:val="0"/>
            <w:sz w:val="14"/>
            <w:szCs w:val="14"/>
            <w:rPrChange w:id="527" w:author="作者">
              <w:rPr>
                <w:rFonts w:ascii="Consolas" w:eastAsia="Times New Roman" w:hAnsi="Consolas" w:cs="Times New Roman"/>
                <w:color w:val="000000"/>
                <w:kern w:val="0"/>
                <w:szCs w:val="21"/>
              </w:rPr>
            </w:rPrChange>
          </w:rPr>
          <w:t>(</w:t>
        </w:r>
        <w:r w:rsidRPr="00B9419B">
          <w:rPr>
            <w:rFonts w:ascii="Consolas" w:eastAsia="Times New Roman" w:hAnsi="Consolas" w:cs="Times New Roman"/>
            <w:color w:val="001080"/>
            <w:kern w:val="0"/>
            <w:sz w:val="14"/>
            <w:szCs w:val="14"/>
            <w:rPrChange w:id="528" w:author="作者">
              <w:rPr>
                <w:rFonts w:ascii="Consolas" w:eastAsia="Times New Roman" w:hAnsi="Consolas" w:cs="Times New Roman"/>
                <w:color w:val="001080"/>
                <w:kern w:val="0"/>
                <w:szCs w:val="21"/>
              </w:rPr>
            </w:rPrChange>
          </w:rPr>
          <w:t>modelfit</w:t>
        </w:r>
        <w:r w:rsidRPr="00B9419B">
          <w:rPr>
            <w:rFonts w:ascii="Consolas" w:eastAsia="Times New Roman" w:hAnsi="Consolas" w:cs="Times New Roman"/>
            <w:color w:val="000000"/>
            <w:kern w:val="0"/>
            <w:sz w:val="14"/>
            <w:szCs w:val="14"/>
            <w:rPrChange w:id="529" w:author="作者">
              <w:rPr>
                <w:rFonts w:ascii="Consolas" w:eastAsia="Times New Roman" w:hAnsi="Consolas" w:cs="Times New Roman"/>
                <w:color w:val="000000"/>
                <w:kern w:val="0"/>
                <w:szCs w:val="21"/>
              </w:rPr>
            </w:rPrChange>
          </w:rPr>
          <w:t>.summary())</w:t>
        </w:r>
      </w:ins>
    </w:p>
    <w:p w14:paraId="1EB75A1F" w14:textId="0298FC85" w:rsidR="00022B83" w:rsidRDefault="008F7221" w:rsidP="00022B83">
      <w:pPr>
        <w:jc w:val="left"/>
        <w:rPr>
          <w:ins w:id="530" w:author="作者"/>
          <w:rFonts w:ascii="Times New Roman" w:hAnsi="Times New Roman" w:cs="Times New Roman"/>
          <w:sz w:val="24"/>
          <w:szCs w:val="24"/>
        </w:rPr>
      </w:pPr>
      <w:ins w:id="531" w:author="作者">
        <w:del w:id="532" w:author="作者">
          <w:r>
            <w:rPr>
              <w:rFonts w:ascii="Times New Roman" w:hAnsi="Times New Roman" w:cs="Times New Roman"/>
              <w:sz w:val="24"/>
              <w:szCs w:val="24"/>
            </w:rPr>
            <w:delText>.</w:delText>
          </w:r>
          <w:r w:rsidR="00A7473A" w:rsidDel="008F7221">
            <w:rPr>
              <w:rFonts w:ascii="Times New Roman" w:hAnsi="Times New Roman" w:cs="Times New Roman"/>
              <w:sz w:val="24"/>
              <w:szCs w:val="24"/>
            </w:rPr>
            <w:delText>w</w:delText>
          </w:r>
          <w:r w:rsidR="00A7473A">
            <w:rPr>
              <w:rFonts w:ascii="Times New Roman" w:hAnsi="Times New Roman" w:cs="Times New Roman"/>
              <w:sz w:val="24"/>
              <w:szCs w:val="24"/>
            </w:rPr>
            <w:delText>, the AIC</w:delText>
          </w:r>
          <w:r w:rsidR="00D255F5" w:rsidDel="007C6355">
            <w:rPr>
              <w:rFonts w:ascii="Times New Roman" w:hAnsi="Times New Roman" w:cs="Times New Roman"/>
              <w:sz w:val="24"/>
              <w:szCs w:val="24"/>
            </w:rPr>
            <w:delText>lowest</w:delText>
          </w:r>
          <w:r w:rsidR="00986CF2" w:rsidDel="00344215">
            <w:rPr>
              <w:rFonts w:ascii="Times New Roman" w:hAnsi="Times New Roman" w:cs="Times New Roman"/>
              <w:sz w:val="24"/>
              <w:szCs w:val="24"/>
            </w:rPr>
            <w:delText xml:space="preserve"> </w:delText>
          </w:r>
          <w:r w:rsidR="00986CF2" w:rsidDel="00CB191D">
            <w:rPr>
              <w:rFonts w:ascii="Times New Roman" w:hAnsi="Times New Roman" w:cs="Times New Roman"/>
              <w:sz w:val="24"/>
              <w:szCs w:val="24"/>
            </w:rPr>
            <w:delText>w</w:delText>
          </w:r>
          <w:r w:rsidR="00B300C6" w:rsidDel="00986CF2">
            <w:rPr>
              <w:rFonts w:ascii="Times New Roman" w:hAnsi="Times New Roman" w:cs="Times New Roman"/>
              <w:sz w:val="24"/>
              <w:szCs w:val="24"/>
            </w:rPr>
            <w:delText xml:space="preserve">. </w:delText>
          </w:r>
        </w:del>
      </w:ins>
    </w:p>
    <w:p w14:paraId="21A2A604" w14:textId="40611F8A" w:rsidR="000B12BF" w:rsidRDefault="00986CF2" w:rsidP="00022B83">
      <w:pPr>
        <w:jc w:val="left"/>
        <w:rPr>
          <w:ins w:id="533" w:author="作者"/>
          <w:rFonts w:ascii="Times New Roman" w:hAnsi="Times New Roman" w:cs="Times New Roman"/>
          <w:sz w:val="24"/>
          <w:szCs w:val="24"/>
        </w:rPr>
      </w:pPr>
      <w:ins w:id="534" w:author="作者">
        <w:del w:id="535" w:author="作者">
          <w:r>
            <w:rPr>
              <w:noProof/>
            </w:rPr>
            <w:drawing>
              <wp:inline distT="0" distB="0" distL="0" distR="0" wp14:anchorId="6EE2E985" wp14:editId="4F2EAAD3">
                <wp:extent cx="5274310" cy="1851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51660"/>
                        </a:xfrm>
                        <a:prstGeom prst="rect">
                          <a:avLst/>
                        </a:prstGeom>
                      </pic:spPr>
                    </pic:pic>
                  </a:graphicData>
                </a:graphic>
              </wp:inline>
            </w:drawing>
          </w:r>
        </w:del>
        <w:r w:rsidR="00C620ED" w:rsidRPr="00C620ED">
          <w:rPr>
            <w:noProof/>
          </w:rPr>
          <w:t xml:space="preserve"> </w:t>
        </w:r>
        <w:r w:rsidR="00C620ED">
          <w:rPr>
            <w:noProof/>
          </w:rPr>
          <w:drawing>
            <wp:inline distT="0" distB="0" distL="0" distR="0" wp14:anchorId="4E22EF6D" wp14:editId="2D480E80">
              <wp:extent cx="4961050" cy="1790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1050" cy="1790855"/>
                      </a:xfrm>
                      <a:prstGeom prst="rect">
                        <a:avLst/>
                      </a:prstGeom>
                    </pic:spPr>
                  </pic:pic>
                </a:graphicData>
              </a:graphic>
            </wp:inline>
          </w:drawing>
        </w:r>
      </w:ins>
    </w:p>
    <w:p w14:paraId="16ADE52D" w14:textId="1322A3B2" w:rsidR="006B6517" w:rsidRDefault="00975504">
      <w:pPr>
        <w:widowControl/>
        <w:jc w:val="left"/>
        <w:rPr>
          <w:ins w:id="536" w:author="作者"/>
          <w:rFonts w:ascii="Times New Roman" w:hAnsi="Times New Roman" w:cs="Times New Roman"/>
          <w:sz w:val="24"/>
          <w:szCs w:val="24"/>
        </w:rPr>
      </w:pPr>
      <w:ins w:id="537" w:author="作者">
        <w:r>
          <w:rPr>
            <w:rFonts w:ascii="Times New Roman" w:hAnsi="Times New Roman" w:cs="Times New Roman"/>
            <w:sz w:val="24"/>
            <w:szCs w:val="24"/>
          </w:rPr>
          <w:t>Furthermore, we</w:t>
        </w:r>
        <w:del w:id="538" w:author="作者">
          <w:r w:rsidR="006B6517" w:rsidDel="008F7221">
            <w:rPr>
              <w:rFonts w:ascii="Times New Roman" w:hAnsi="Times New Roman" w:cs="Times New Roman"/>
              <w:sz w:val="24"/>
              <w:szCs w:val="24"/>
            </w:rPr>
            <w:br w:type="page"/>
          </w:r>
        </w:del>
        <w:r>
          <w:rPr>
            <w:rFonts w:ascii="Times New Roman" w:hAnsi="Times New Roman" w:cs="Times New Roman"/>
            <w:sz w:val="24"/>
            <w:szCs w:val="24"/>
          </w:rPr>
          <w:t xml:space="preserve"> </w:t>
        </w:r>
        <w:r w:rsidR="0082482E">
          <w:rPr>
            <w:rFonts w:ascii="Times New Roman" w:hAnsi="Times New Roman" w:cs="Times New Roman"/>
            <w:sz w:val="24"/>
            <w:szCs w:val="24"/>
          </w:rPr>
          <w:t>review the residual plots</w:t>
        </w:r>
        <w:r w:rsidR="00D64BF8">
          <w:rPr>
            <w:rFonts w:ascii="Times New Roman" w:hAnsi="Times New Roman" w:cs="Times New Roman"/>
            <w:sz w:val="24"/>
            <w:szCs w:val="24"/>
          </w:rPr>
          <w:t xml:space="preserve"> </w:t>
        </w:r>
        <w:r w:rsidR="001333E1">
          <w:rPr>
            <w:rFonts w:ascii="Times New Roman" w:hAnsi="Times New Roman" w:cs="Times New Roman"/>
            <w:sz w:val="24"/>
            <w:szCs w:val="24"/>
          </w:rPr>
          <w:t>as shown below.</w:t>
        </w:r>
      </w:ins>
    </w:p>
    <w:p w14:paraId="35C2D450" w14:textId="6C6AB14F" w:rsidR="00975504" w:rsidRDefault="00975504">
      <w:pPr>
        <w:widowControl/>
        <w:jc w:val="left"/>
        <w:rPr>
          <w:ins w:id="539" w:author="作者"/>
          <w:rFonts w:ascii="Times New Roman" w:hAnsi="Times New Roman" w:cs="Times New Roman"/>
          <w:sz w:val="24"/>
          <w:szCs w:val="24"/>
        </w:rPr>
      </w:pPr>
      <w:ins w:id="540" w:author="作者">
        <w:del w:id="541" w:author="作者">
          <w:r>
            <w:rPr>
              <w:noProof/>
            </w:rPr>
            <w:drawing>
              <wp:inline distT="0" distB="0" distL="0" distR="0" wp14:anchorId="3A0411EC" wp14:editId="067CCBAB">
                <wp:extent cx="5274310" cy="35915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1560"/>
                        </a:xfrm>
                        <a:prstGeom prst="rect">
                          <a:avLst/>
                        </a:prstGeom>
                      </pic:spPr>
                    </pic:pic>
                  </a:graphicData>
                </a:graphic>
              </wp:inline>
            </w:drawing>
          </w:r>
        </w:del>
        <w:r w:rsidR="00C123AB" w:rsidRPr="00C123AB">
          <w:rPr>
            <w:noProof/>
          </w:rPr>
          <w:t xml:space="preserve"> </w:t>
        </w:r>
        <w:r w:rsidR="00C123AB">
          <w:rPr>
            <w:noProof/>
          </w:rPr>
          <w:drawing>
            <wp:inline distT="0" distB="0" distL="0" distR="0" wp14:anchorId="0B5FFEA9" wp14:editId="7DC7AA65">
              <wp:extent cx="5274310" cy="35947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594735"/>
                      </a:xfrm>
                      <a:prstGeom prst="rect">
                        <a:avLst/>
                      </a:prstGeom>
                    </pic:spPr>
                  </pic:pic>
                </a:graphicData>
              </a:graphic>
            </wp:inline>
          </w:drawing>
        </w:r>
      </w:ins>
    </w:p>
    <w:p w14:paraId="6F45A98B" w14:textId="63E39C49" w:rsidR="008F7221" w:rsidRDefault="001333E1">
      <w:pPr>
        <w:widowControl/>
        <w:jc w:val="left"/>
        <w:rPr>
          <w:ins w:id="542" w:author="作者"/>
          <w:rFonts w:ascii="Times New Roman" w:hAnsi="Times New Roman" w:cs="Times New Roman"/>
          <w:sz w:val="24"/>
          <w:szCs w:val="24"/>
        </w:rPr>
      </w:pPr>
      <w:ins w:id="543" w:author="作者">
        <w:r>
          <w:rPr>
            <w:rFonts w:ascii="Times New Roman" w:hAnsi="Times New Roman" w:cs="Times New Roman"/>
            <w:sz w:val="24"/>
            <w:szCs w:val="24"/>
          </w:rPr>
          <w:t xml:space="preserve">where, we can interpret </w:t>
        </w:r>
        <w:r w:rsidR="00131FB7">
          <w:rPr>
            <w:rFonts w:ascii="Times New Roman" w:hAnsi="Times New Roman" w:cs="Times New Roman"/>
            <w:sz w:val="24"/>
            <w:szCs w:val="24"/>
          </w:rPr>
          <w:t xml:space="preserve">this plot </w:t>
        </w:r>
        <w:del w:id="544" w:author="作者">
          <w:r w:rsidR="00131FB7" w:rsidDel="003B3FE7">
            <w:rPr>
              <w:rFonts w:ascii="Times New Roman" w:hAnsi="Times New Roman" w:cs="Times New Roman"/>
              <w:sz w:val="24"/>
              <w:szCs w:val="24"/>
            </w:rPr>
            <w:delText>diagonstics</w:delText>
          </w:r>
        </w:del>
        <w:r w:rsidR="003B3FE7">
          <w:rPr>
            <w:rFonts w:ascii="Times New Roman" w:hAnsi="Times New Roman" w:cs="Times New Roman"/>
            <w:sz w:val="24"/>
            <w:szCs w:val="24"/>
          </w:rPr>
          <w:t>diagnostics:</w:t>
        </w:r>
        <w:r w:rsidR="003B3FE7">
          <w:rPr>
            <w:rFonts w:ascii="Times New Roman" w:hAnsi="Times New Roman" w:cs="Times New Roman"/>
            <w:sz w:val="24"/>
            <w:szCs w:val="24"/>
          </w:rPr>
          <w:br/>
        </w:r>
        <w:del w:id="545" w:author="作者">
          <w:r w:rsidRPr="00FE7182" w:rsidDel="003B3FE7">
            <w:rPr>
              <w:rFonts w:ascii="Times New Roman" w:hAnsi="Times New Roman" w:cs="Times New Roman"/>
              <w:b/>
              <w:sz w:val="24"/>
              <w:szCs w:val="24"/>
              <w:rPrChange w:id="546" w:author="作者">
                <w:rPr>
                  <w:rFonts w:ascii="Times New Roman" w:hAnsi="Times New Roman" w:cs="Times New Roman"/>
                  <w:sz w:val="24"/>
                  <w:szCs w:val="24"/>
                </w:rPr>
              </w:rPrChange>
            </w:rPr>
            <w:delText>the</w:delText>
          </w:r>
          <w:r w:rsidRPr="00FE7182">
            <w:rPr>
              <w:rFonts w:ascii="Times New Roman" w:hAnsi="Times New Roman" w:cs="Times New Roman"/>
              <w:b/>
              <w:sz w:val="24"/>
              <w:szCs w:val="24"/>
              <w:rPrChange w:id="547" w:author="作者">
                <w:rPr>
                  <w:rFonts w:ascii="Times New Roman" w:hAnsi="Times New Roman" w:cs="Times New Roman"/>
                  <w:sz w:val="24"/>
                  <w:szCs w:val="24"/>
                </w:rPr>
              </w:rPrChange>
            </w:rPr>
            <w:delText xml:space="preserve"> </w:delText>
          </w:r>
        </w:del>
        <w:r w:rsidRPr="00FE7182">
          <w:rPr>
            <w:rFonts w:ascii="Times New Roman" w:hAnsi="Times New Roman" w:cs="Times New Roman"/>
            <w:b/>
            <w:sz w:val="24"/>
            <w:szCs w:val="24"/>
            <w:rPrChange w:id="548" w:author="作者">
              <w:rPr>
                <w:rFonts w:ascii="Times New Roman" w:hAnsi="Times New Roman" w:cs="Times New Roman"/>
                <w:sz w:val="24"/>
                <w:szCs w:val="24"/>
              </w:rPr>
            </w:rPrChange>
          </w:rPr>
          <w:t>Top Left:</w:t>
        </w:r>
        <w:r>
          <w:rPr>
            <w:rFonts w:ascii="Times New Roman" w:hAnsi="Times New Roman" w:cs="Times New Roman"/>
            <w:sz w:val="24"/>
            <w:szCs w:val="24"/>
          </w:rPr>
          <w:t xml:space="preserve"> </w:t>
        </w:r>
        <w:r w:rsidR="00F1478B" w:rsidRPr="00F1478B">
          <w:rPr>
            <w:rFonts w:ascii="Times New Roman" w:hAnsi="Times New Roman" w:cs="Times New Roman"/>
            <w:sz w:val="24"/>
            <w:szCs w:val="24"/>
          </w:rPr>
          <w:t xml:space="preserve">The residual errors seem to fluctuate around a mean of </w:t>
        </w:r>
        <w:r w:rsidR="00F1478B">
          <w:rPr>
            <w:rFonts w:ascii="Times New Roman" w:hAnsi="Times New Roman" w:cs="Times New Roman"/>
            <w:sz w:val="24"/>
            <w:szCs w:val="24"/>
          </w:rPr>
          <w:t>0</w:t>
        </w:r>
        <w:r w:rsidR="00F1478B" w:rsidRPr="00F1478B">
          <w:rPr>
            <w:rFonts w:ascii="Times New Roman" w:hAnsi="Times New Roman" w:cs="Times New Roman"/>
            <w:sz w:val="24"/>
            <w:szCs w:val="24"/>
          </w:rPr>
          <w:t xml:space="preserve"> and have a uniform variance.</w:t>
        </w:r>
      </w:ins>
    </w:p>
    <w:p w14:paraId="689E9E5E" w14:textId="77777777" w:rsidR="00EB6C4F" w:rsidRDefault="00EB6C4F" w:rsidP="00516102">
      <w:pPr>
        <w:jc w:val="left"/>
        <w:rPr>
          <w:ins w:id="549" w:author="作者"/>
          <w:rFonts w:ascii="Times New Roman" w:hAnsi="Times New Roman" w:cs="Times New Roman"/>
          <w:sz w:val="24"/>
          <w:szCs w:val="24"/>
        </w:rPr>
      </w:pPr>
    </w:p>
    <w:p w14:paraId="15AAF906" w14:textId="68DE1AB2" w:rsidR="004F5CC8" w:rsidRPr="004F5CC8" w:rsidRDefault="004F5CC8" w:rsidP="004F5CC8">
      <w:pPr>
        <w:widowControl/>
        <w:jc w:val="left"/>
        <w:rPr>
          <w:ins w:id="550" w:author="作者"/>
          <w:rFonts w:ascii="Times New Roman" w:hAnsi="Times New Roman" w:cs="Times New Roman"/>
          <w:sz w:val="24"/>
          <w:szCs w:val="24"/>
        </w:rPr>
      </w:pPr>
      <w:ins w:id="551" w:author="作者">
        <w:r w:rsidRPr="00FE7182">
          <w:rPr>
            <w:rFonts w:ascii="Times New Roman" w:hAnsi="Times New Roman" w:cs="Times New Roman"/>
            <w:b/>
            <w:bCs/>
            <w:sz w:val="24"/>
            <w:szCs w:val="24"/>
            <w:rPrChange w:id="552" w:author="作者">
              <w:rPr>
                <w:rFonts w:ascii="Times New Roman" w:hAnsi="Times New Roman" w:cs="Times New Roman"/>
                <w:sz w:val="24"/>
                <w:szCs w:val="24"/>
              </w:rPr>
            </w:rPrChange>
          </w:rPr>
          <w:t>Top Right</w:t>
        </w:r>
        <w:r w:rsidRPr="004F5CC8">
          <w:rPr>
            <w:rFonts w:ascii="Times New Roman" w:hAnsi="Times New Roman" w:cs="Times New Roman"/>
            <w:sz w:val="24"/>
            <w:szCs w:val="24"/>
          </w:rPr>
          <w:t xml:space="preserve">: The density plot </w:t>
        </w:r>
        <w:del w:id="553" w:author="作者">
          <w:r w:rsidRPr="004F5CC8">
            <w:rPr>
              <w:rFonts w:ascii="Times New Roman" w:hAnsi="Times New Roman" w:cs="Times New Roman"/>
              <w:sz w:val="24"/>
              <w:szCs w:val="24"/>
            </w:rPr>
            <w:delText>suggest</w:delText>
          </w:r>
        </w:del>
        <w:r w:rsidR="00312A30">
          <w:rPr>
            <w:rFonts w:ascii="Times New Roman" w:hAnsi="Times New Roman" w:cs="Times New Roman"/>
            <w:sz w:val="24"/>
            <w:szCs w:val="24"/>
          </w:rPr>
          <w:t>indicates a</w:t>
        </w:r>
        <w:r w:rsidRPr="004F5CC8">
          <w:rPr>
            <w:rFonts w:ascii="Times New Roman" w:hAnsi="Times New Roman" w:cs="Times New Roman"/>
            <w:sz w:val="24"/>
            <w:szCs w:val="24"/>
          </w:rPr>
          <w:t xml:space="preserve"> normal distribution with mean </w:t>
        </w:r>
        <w:r w:rsidR="00312A30">
          <w:rPr>
            <w:rFonts w:ascii="Times New Roman" w:hAnsi="Times New Roman" w:cs="Times New Roman"/>
            <w:sz w:val="24"/>
            <w:szCs w:val="24"/>
          </w:rPr>
          <w:t>near</w:t>
        </w:r>
        <w:r w:rsidR="00CD08F2">
          <w:rPr>
            <w:rFonts w:ascii="Times New Roman" w:hAnsi="Times New Roman" w:cs="Times New Roman"/>
            <w:sz w:val="24"/>
            <w:szCs w:val="24"/>
          </w:rPr>
          <w:t>-</w:t>
        </w:r>
        <w:del w:id="554" w:author="作者">
          <w:r w:rsidR="00312A30">
            <w:rPr>
              <w:rFonts w:ascii="Times New Roman" w:hAnsi="Times New Roman" w:cs="Times New Roman"/>
              <w:sz w:val="24"/>
              <w:szCs w:val="24"/>
            </w:rPr>
            <w:delText xml:space="preserve"> </w:delText>
          </w:r>
        </w:del>
        <w:r w:rsidRPr="004F5CC8">
          <w:rPr>
            <w:rFonts w:ascii="Times New Roman" w:hAnsi="Times New Roman" w:cs="Times New Roman"/>
            <w:sz w:val="24"/>
            <w:szCs w:val="24"/>
          </w:rPr>
          <w:t>zero.</w:t>
        </w:r>
      </w:ins>
    </w:p>
    <w:p w14:paraId="5B200630" w14:textId="77777777" w:rsidR="004F5CC8" w:rsidRPr="004F5CC8" w:rsidRDefault="004F5CC8" w:rsidP="004F5CC8">
      <w:pPr>
        <w:widowControl/>
        <w:jc w:val="left"/>
        <w:rPr>
          <w:ins w:id="555" w:author="作者"/>
          <w:rFonts w:ascii="Times New Roman" w:hAnsi="Times New Roman" w:cs="Times New Roman"/>
          <w:sz w:val="24"/>
          <w:szCs w:val="24"/>
        </w:rPr>
      </w:pPr>
    </w:p>
    <w:p w14:paraId="769A4350" w14:textId="2FA1C773" w:rsidR="004F5CC8" w:rsidRPr="004F5CC8" w:rsidRDefault="004F5CC8" w:rsidP="004F5CC8">
      <w:pPr>
        <w:widowControl/>
        <w:jc w:val="left"/>
        <w:rPr>
          <w:ins w:id="556" w:author="作者"/>
          <w:rFonts w:ascii="Times New Roman" w:hAnsi="Times New Roman" w:cs="Times New Roman"/>
          <w:sz w:val="24"/>
          <w:szCs w:val="24"/>
        </w:rPr>
      </w:pPr>
      <w:ins w:id="557" w:author="作者">
        <w:r w:rsidRPr="00B5108D">
          <w:rPr>
            <w:rFonts w:ascii="Times New Roman" w:hAnsi="Times New Roman" w:cs="Times New Roman"/>
            <w:b/>
            <w:sz w:val="24"/>
            <w:szCs w:val="24"/>
            <w:rPrChange w:id="558" w:author="作者">
              <w:rPr>
                <w:rFonts w:ascii="Times New Roman" w:hAnsi="Times New Roman" w:cs="Times New Roman"/>
                <w:sz w:val="24"/>
                <w:szCs w:val="24"/>
              </w:rPr>
            </w:rPrChange>
          </w:rPr>
          <w:t>Bottom left</w:t>
        </w:r>
        <w:r w:rsidRPr="004F5CC8">
          <w:rPr>
            <w:rFonts w:ascii="Times New Roman" w:hAnsi="Times New Roman" w:cs="Times New Roman"/>
            <w:sz w:val="24"/>
            <w:szCs w:val="24"/>
          </w:rPr>
          <w:t xml:space="preserve">: All the dots </w:t>
        </w:r>
        <w:del w:id="559" w:author="作者">
          <w:r w:rsidRPr="004F5CC8">
            <w:rPr>
              <w:rFonts w:ascii="Times New Roman" w:hAnsi="Times New Roman" w:cs="Times New Roman"/>
              <w:sz w:val="24"/>
              <w:szCs w:val="24"/>
            </w:rPr>
            <w:delText>should</w:delText>
          </w:r>
        </w:del>
        <w:r w:rsidR="00E21412">
          <w:rPr>
            <w:rFonts w:ascii="Times New Roman" w:hAnsi="Times New Roman" w:cs="Times New Roman"/>
            <w:sz w:val="24"/>
            <w:szCs w:val="24"/>
          </w:rPr>
          <w:t>looks</w:t>
        </w:r>
        <w:r w:rsidRPr="004F5CC8">
          <w:rPr>
            <w:rFonts w:ascii="Times New Roman" w:hAnsi="Times New Roman" w:cs="Times New Roman"/>
            <w:sz w:val="24"/>
            <w:szCs w:val="24"/>
          </w:rPr>
          <w:t xml:space="preserve"> fall </w:t>
        </w:r>
        <w:del w:id="560" w:author="作者">
          <w:r w:rsidRPr="004F5CC8">
            <w:rPr>
              <w:rFonts w:ascii="Times New Roman" w:hAnsi="Times New Roman" w:cs="Times New Roman"/>
              <w:sz w:val="24"/>
              <w:szCs w:val="24"/>
            </w:rPr>
            <w:delText xml:space="preserve">perfectly </w:delText>
          </w:r>
        </w:del>
        <w:r w:rsidRPr="004F5CC8">
          <w:rPr>
            <w:rFonts w:ascii="Times New Roman" w:hAnsi="Times New Roman" w:cs="Times New Roman"/>
            <w:sz w:val="24"/>
            <w:szCs w:val="24"/>
          </w:rPr>
          <w:t xml:space="preserve">in line with the red line. </w:t>
        </w:r>
        <w:r w:rsidR="00EA4CED">
          <w:rPr>
            <w:rFonts w:ascii="Times New Roman" w:hAnsi="Times New Roman" w:cs="Times New Roman"/>
            <w:sz w:val="24"/>
            <w:szCs w:val="24"/>
          </w:rPr>
          <w:t>No significant deviations.</w:t>
        </w:r>
        <w:del w:id="561" w:author="作者">
          <w:r w:rsidRPr="004F5CC8">
            <w:rPr>
              <w:rFonts w:ascii="Times New Roman" w:hAnsi="Times New Roman" w:cs="Times New Roman"/>
              <w:sz w:val="24"/>
              <w:szCs w:val="24"/>
            </w:rPr>
            <w:delText>Any significant deviations would imply the distribution is skewed.</w:delText>
          </w:r>
        </w:del>
      </w:ins>
    </w:p>
    <w:p w14:paraId="17155923" w14:textId="77777777" w:rsidR="004F5CC8" w:rsidRPr="004F5CC8" w:rsidRDefault="004F5CC8" w:rsidP="004F5CC8">
      <w:pPr>
        <w:widowControl/>
        <w:jc w:val="left"/>
        <w:rPr>
          <w:ins w:id="562" w:author="作者"/>
          <w:rFonts w:ascii="Times New Roman" w:hAnsi="Times New Roman" w:cs="Times New Roman"/>
          <w:sz w:val="24"/>
          <w:szCs w:val="24"/>
        </w:rPr>
      </w:pPr>
    </w:p>
    <w:p w14:paraId="2EDD5C98" w14:textId="77777777" w:rsidR="00434C63" w:rsidRDefault="004F5CC8" w:rsidP="004F5CC8">
      <w:pPr>
        <w:widowControl/>
        <w:jc w:val="left"/>
        <w:rPr>
          <w:ins w:id="563" w:author="作者"/>
          <w:rFonts w:ascii="Times New Roman" w:hAnsi="Times New Roman" w:cs="Times New Roman"/>
          <w:sz w:val="24"/>
          <w:szCs w:val="24"/>
        </w:rPr>
      </w:pPr>
      <w:ins w:id="564" w:author="作者">
        <w:r w:rsidRPr="00F36542">
          <w:rPr>
            <w:rFonts w:ascii="Times New Roman" w:hAnsi="Times New Roman" w:cs="Times New Roman"/>
            <w:b/>
            <w:sz w:val="24"/>
            <w:szCs w:val="24"/>
            <w:rPrChange w:id="565" w:author="作者">
              <w:rPr>
                <w:rFonts w:ascii="Times New Roman" w:hAnsi="Times New Roman" w:cs="Times New Roman"/>
                <w:sz w:val="24"/>
                <w:szCs w:val="24"/>
              </w:rPr>
            </w:rPrChange>
          </w:rPr>
          <w:t>Bottom Right</w:t>
        </w:r>
        <w:r w:rsidRPr="004F5CC8">
          <w:rPr>
            <w:rFonts w:ascii="Times New Roman" w:hAnsi="Times New Roman" w:cs="Times New Roman"/>
            <w:sz w:val="24"/>
            <w:szCs w:val="24"/>
          </w:rPr>
          <w:t>: The Correlogram</w:t>
        </w:r>
        <w:r w:rsidR="00EA4CED">
          <w:rPr>
            <w:rFonts w:ascii="Times New Roman" w:hAnsi="Times New Roman" w:cs="Times New Roman"/>
            <w:sz w:val="24"/>
            <w:szCs w:val="24"/>
          </w:rPr>
          <w:t>(</w:t>
        </w:r>
        <w:del w:id="566" w:author="作者">
          <w:r w:rsidRPr="004F5CC8">
            <w:rPr>
              <w:rFonts w:ascii="Times New Roman" w:hAnsi="Times New Roman" w:cs="Times New Roman"/>
              <w:sz w:val="24"/>
              <w:szCs w:val="24"/>
            </w:rPr>
            <w:delText xml:space="preserve">, aka, </w:delText>
          </w:r>
        </w:del>
        <w:r w:rsidRPr="004F5CC8">
          <w:rPr>
            <w:rFonts w:ascii="Times New Roman" w:hAnsi="Times New Roman" w:cs="Times New Roman"/>
            <w:sz w:val="24"/>
            <w:szCs w:val="24"/>
          </w:rPr>
          <w:t>ACF</w:t>
        </w:r>
        <w:r w:rsidR="00EA4CED">
          <w:rPr>
            <w:rFonts w:ascii="Times New Roman" w:hAnsi="Times New Roman" w:cs="Times New Roman"/>
            <w:sz w:val="24"/>
            <w:szCs w:val="24"/>
          </w:rPr>
          <w:t xml:space="preserve">) </w:t>
        </w:r>
        <w:del w:id="567" w:author="作者">
          <w:r w:rsidRPr="004F5CC8">
            <w:rPr>
              <w:rFonts w:ascii="Times New Roman" w:hAnsi="Times New Roman" w:cs="Times New Roman"/>
              <w:sz w:val="24"/>
              <w:szCs w:val="24"/>
            </w:rPr>
            <w:delText xml:space="preserve"> </w:delText>
          </w:r>
        </w:del>
        <w:r w:rsidRPr="004F5CC8">
          <w:rPr>
            <w:rFonts w:ascii="Times New Roman" w:hAnsi="Times New Roman" w:cs="Times New Roman"/>
            <w:sz w:val="24"/>
            <w:szCs w:val="24"/>
          </w:rPr>
          <w:t>plot shows the residual errors are not autocorrelated</w:t>
        </w:r>
        <w:r w:rsidR="00434C63">
          <w:rPr>
            <w:rFonts w:ascii="Times New Roman" w:hAnsi="Times New Roman" w:cs="Times New Roman"/>
            <w:sz w:val="24"/>
            <w:szCs w:val="24"/>
          </w:rPr>
          <w:t xml:space="preserve"> (all lags seat inside of blue area)</w:t>
        </w:r>
      </w:ins>
    </w:p>
    <w:p w14:paraId="1E382345" w14:textId="77777777" w:rsidR="00434C63" w:rsidRDefault="00434C63" w:rsidP="004F5CC8">
      <w:pPr>
        <w:widowControl/>
        <w:jc w:val="left"/>
        <w:rPr>
          <w:ins w:id="568" w:author="作者"/>
          <w:rFonts w:ascii="Times New Roman" w:hAnsi="Times New Roman" w:cs="Times New Roman"/>
          <w:sz w:val="24"/>
          <w:szCs w:val="24"/>
        </w:rPr>
      </w:pPr>
    </w:p>
    <w:p w14:paraId="37C49A05" w14:textId="4454D24D" w:rsidR="009B2563" w:rsidRDefault="00752297" w:rsidP="004F5CC8">
      <w:pPr>
        <w:widowControl/>
        <w:jc w:val="left"/>
        <w:rPr>
          <w:ins w:id="569" w:author="作者"/>
          <w:rFonts w:ascii="Times New Roman" w:hAnsi="Times New Roman" w:cs="Times New Roman"/>
          <w:sz w:val="24"/>
          <w:szCs w:val="24"/>
        </w:rPr>
      </w:pPr>
      <w:ins w:id="570" w:author="作者">
        <w:r w:rsidRPr="00752297">
          <w:rPr>
            <w:rFonts w:ascii="Times New Roman" w:hAnsi="Times New Roman" w:cs="Times New Roman"/>
            <w:sz w:val="24"/>
            <w:szCs w:val="24"/>
          </w:rPr>
          <w:t xml:space="preserve">Overall, it seems to be a </w:t>
        </w:r>
        <w:r>
          <w:rPr>
            <w:rFonts w:ascii="Times New Roman" w:hAnsi="Times New Roman" w:cs="Times New Roman"/>
            <w:sz w:val="24"/>
            <w:szCs w:val="24"/>
          </w:rPr>
          <w:t>very good</w:t>
        </w:r>
        <w:r w:rsidRPr="00752297">
          <w:rPr>
            <w:rFonts w:ascii="Times New Roman" w:hAnsi="Times New Roman" w:cs="Times New Roman"/>
            <w:sz w:val="24"/>
            <w:szCs w:val="24"/>
          </w:rPr>
          <w:t xml:space="preserve"> fit</w:t>
        </w:r>
        <w:r>
          <w:rPr>
            <w:rFonts w:ascii="Times New Roman" w:hAnsi="Times New Roman" w:cs="Times New Roman"/>
            <w:sz w:val="24"/>
            <w:szCs w:val="24"/>
          </w:rPr>
          <w:t xml:space="preserve"> with ARIMA(6,1,1) model</w:t>
        </w:r>
        <w:r w:rsidRPr="00752297">
          <w:rPr>
            <w:rFonts w:ascii="Times New Roman" w:hAnsi="Times New Roman" w:cs="Times New Roman"/>
            <w:sz w:val="24"/>
            <w:szCs w:val="24"/>
          </w:rPr>
          <w:t xml:space="preserve">. </w:t>
        </w:r>
        <w:r w:rsidR="009B2563">
          <w:rPr>
            <w:rFonts w:ascii="Times New Roman" w:hAnsi="Times New Roman" w:cs="Times New Roman"/>
            <w:sz w:val="24"/>
            <w:szCs w:val="24"/>
          </w:rPr>
          <w:t>And also</w:t>
        </w:r>
        <w:del w:id="571" w:author="作者">
          <w:r w:rsidR="009B2563">
            <w:rPr>
              <w:rFonts w:ascii="Times New Roman" w:hAnsi="Times New Roman" w:cs="Times New Roman"/>
              <w:sz w:val="24"/>
              <w:szCs w:val="24"/>
            </w:rPr>
            <w:delText>,</w:delText>
          </w:r>
        </w:del>
        <w:r w:rsidR="009B2563">
          <w:rPr>
            <w:rFonts w:ascii="Times New Roman" w:hAnsi="Times New Roman" w:cs="Times New Roman"/>
            <w:sz w:val="24"/>
            <w:szCs w:val="24"/>
          </w:rPr>
          <w:t xml:space="preserve"> we </w:t>
        </w:r>
        <w:r w:rsidR="00B353E9">
          <w:rPr>
            <w:rFonts w:ascii="Times New Roman" w:hAnsi="Times New Roman" w:cs="Times New Roman"/>
            <w:sz w:val="24"/>
            <w:szCs w:val="24"/>
          </w:rPr>
          <w:t>tried to plot the Actual vs Fitted</w:t>
        </w:r>
        <w:r w:rsidR="00725106">
          <w:rPr>
            <w:rFonts w:ascii="Times New Roman" w:hAnsi="Times New Roman" w:cs="Times New Roman"/>
            <w:sz w:val="24"/>
            <w:szCs w:val="24"/>
          </w:rPr>
          <w:t xml:space="preserve">, </w:t>
        </w:r>
        <w:r w:rsidR="006C1366">
          <w:rPr>
            <w:rFonts w:ascii="Times New Roman" w:hAnsi="Times New Roman" w:cs="Times New Roman"/>
            <w:sz w:val="24"/>
            <w:szCs w:val="24"/>
          </w:rPr>
          <w:t>see below</w:t>
        </w:r>
        <w:r w:rsidR="00D60501">
          <w:rPr>
            <w:rFonts w:ascii="Times New Roman" w:hAnsi="Times New Roman" w:cs="Times New Roman"/>
            <w:sz w:val="24"/>
            <w:szCs w:val="24"/>
          </w:rPr>
          <w:t xml:space="preserve">, as a comparison. </w:t>
        </w:r>
        <w:del w:id="572" w:author="作者">
          <w:r w:rsidR="00725106">
            <w:rPr>
              <w:rFonts w:ascii="Times New Roman" w:hAnsi="Times New Roman" w:cs="Times New Roman"/>
              <w:sz w:val="24"/>
              <w:szCs w:val="24"/>
            </w:rPr>
            <w:delText>to see how it l</w:delText>
          </w:r>
          <w:r w:rsidR="00B353E9" w:rsidDel="00725106">
            <w:rPr>
              <w:rFonts w:ascii="Times New Roman" w:hAnsi="Times New Roman" w:cs="Times New Roman"/>
              <w:sz w:val="24"/>
              <w:szCs w:val="24"/>
            </w:rPr>
            <w:delText xml:space="preserve"> </w:delText>
          </w:r>
        </w:del>
      </w:ins>
    </w:p>
    <w:p w14:paraId="2A6F8125" w14:textId="24BB0D28" w:rsidR="00687EEF" w:rsidRDefault="00687EEF" w:rsidP="004F5CC8">
      <w:pPr>
        <w:widowControl/>
        <w:jc w:val="left"/>
        <w:rPr>
          <w:ins w:id="573" w:author="作者"/>
          <w:rFonts w:ascii="Times New Roman" w:hAnsi="Times New Roman" w:cs="Times New Roman"/>
          <w:sz w:val="24"/>
          <w:szCs w:val="24"/>
        </w:rPr>
      </w:pPr>
      <w:ins w:id="574" w:author="作者">
        <w:del w:id="575" w:author="作者">
          <w:r w:rsidRPr="00687EEF">
            <w:rPr>
              <w:rFonts w:ascii="Times New Roman" w:hAnsi="Times New Roman" w:cs="Times New Roman"/>
              <w:sz w:val="24"/>
              <w:szCs w:val="24"/>
            </w:rPr>
            <w:drawing>
              <wp:inline distT="0" distB="0" distL="0" distR="0" wp14:anchorId="33D8F82D" wp14:editId="7A39BD79">
                <wp:extent cx="5274310" cy="2339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39340"/>
                        </a:xfrm>
                        <a:prstGeom prst="rect">
                          <a:avLst/>
                        </a:prstGeom>
                      </pic:spPr>
                    </pic:pic>
                  </a:graphicData>
                </a:graphic>
              </wp:inline>
            </w:drawing>
          </w:r>
        </w:del>
      </w:ins>
    </w:p>
    <w:p w14:paraId="4A4B6D26" w14:textId="52F8D82A" w:rsidR="009B2563" w:rsidRDefault="00CC4161" w:rsidP="004F5CC8">
      <w:pPr>
        <w:widowControl/>
        <w:jc w:val="left"/>
        <w:rPr>
          <w:ins w:id="576" w:author="作者"/>
          <w:rFonts w:ascii="Times New Roman" w:hAnsi="Times New Roman" w:cs="Times New Roman"/>
          <w:sz w:val="24"/>
          <w:szCs w:val="24"/>
        </w:rPr>
      </w:pPr>
      <w:ins w:id="577" w:author="作者">
        <w:r>
          <w:rPr>
            <w:noProof/>
          </w:rPr>
          <w:drawing>
            <wp:inline distT="0" distB="0" distL="0" distR="0" wp14:anchorId="2F89B753" wp14:editId="7046459D">
              <wp:extent cx="5274310" cy="19754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75485"/>
                      </a:xfrm>
                      <a:prstGeom prst="rect">
                        <a:avLst/>
                      </a:prstGeom>
                    </pic:spPr>
                  </pic:pic>
                </a:graphicData>
              </a:graphic>
            </wp:inline>
          </w:drawing>
        </w:r>
      </w:ins>
    </w:p>
    <w:p w14:paraId="672326AA" w14:textId="77777777" w:rsidR="00CC4161" w:rsidRDefault="00CC4161" w:rsidP="004F5CC8">
      <w:pPr>
        <w:widowControl/>
        <w:jc w:val="left"/>
        <w:rPr>
          <w:ins w:id="578" w:author="作者"/>
          <w:rFonts w:ascii="Times New Roman" w:hAnsi="Times New Roman" w:cs="Times New Roman"/>
          <w:sz w:val="24"/>
          <w:szCs w:val="24"/>
        </w:rPr>
      </w:pPr>
    </w:p>
    <w:p w14:paraId="60C5765B" w14:textId="3B938390" w:rsidR="00AB346C" w:rsidRDefault="00C14C78" w:rsidP="004F5CC8">
      <w:pPr>
        <w:widowControl/>
        <w:jc w:val="left"/>
        <w:rPr>
          <w:ins w:id="579" w:author="作者"/>
          <w:rFonts w:ascii="Times New Roman" w:hAnsi="Times New Roman" w:cs="Times New Roman"/>
          <w:sz w:val="24"/>
          <w:szCs w:val="24"/>
        </w:rPr>
      </w:pPr>
      <w:ins w:id="580" w:author="作者">
        <w:r>
          <w:rPr>
            <w:rFonts w:ascii="Times New Roman" w:hAnsi="Times New Roman" w:cs="Times New Roman"/>
            <w:sz w:val="24"/>
            <w:szCs w:val="24"/>
          </w:rPr>
          <w:t xml:space="preserve">For </w:t>
        </w:r>
        <w:r w:rsidRPr="00C14C78">
          <w:rPr>
            <w:rFonts w:ascii="Times New Roman" w:hAnsi="Times New Roman" w:cs="Times New Roman"/>
            <w:sz w:val="24"/>
            <w:szCs w:val="24"/>
          </w:rPr>
          <w:t>cross-validation</w:t>
        </w:r>
        <w:r>
          <w:rPr>
            <w:rFonts w:ascii="Times New Roman" w:hAnsi="Times New Roman" w:cs="Times New Roman"/>
            <w:sz w:val="24"/>
            <w:szCs w:val="24"/>
          </w:rPr>
          <w:t xml:space="preserve"> of our </w:t>
        </w:r>
        <w:r w:rsidR="00F237B4">
          <w:rPr>
            <w:rFonts w:ascii="Times New Roman" w:hAnsi="Times New Roman" w:cs="Times New Roman"/>
            <w:sz w:val="24"/>
            <w:szCs w:val="24"/>
          </w:rPr>
          <w:t xml:space="preserve">forecast model, </w:t>
        </w:r>
        <w:del w:id="581" w:author="作者">
          <w:r w:rsidR="00AB346C" w:rsidDel="00F237B4">
            <w:rPr>
              <w:rFonts w:ascii="Times New Roman" w:hAnsi="Times New Roman" w:cs="Times New Roman"/>
              <w:sz w:val="24"/>
              <w:szCs w:val="24"/>
            </w:rPr>
            <w:delText>W</w:delText>
          </w:r>
        </w:del>
        <w:r w:rsidR="00F237B4">
          <w:rPr>
            <w:rFonts w:ascii="Times New Roman" w:hAnsi="Times New Roman" w:cs="Times New Roman"/>
            <w:sz w:val="24"/>
            <w:szCs w:val="24"/>
          </w:rPr>
          <w:t>w</w:t>
        </w:r>
        <w:r w:rsidR="00AB346C">
          <w:rPr>
            <w:rFonts w:ascii="Times New Roman" w:hAnsi="Times New Roman" w:cs="Times New Roman"/>
            <w:sz w:val="24"/>
            <w:szCs w:val="24"/>
          </w:rPr>
          <w:t xml:space="preserve">e also tried to </w:t>
        </w:r>
        <w:r w:rsidR="001B0826">
          <w:rPr>
            <w:rFonts w:ascii="Times New Roman" w:hAnsi="Times New Roman" w:cs="Times New Roman"/>
            <w:sz w:val="24"/>
            <w:szCs w:val="24"/>
          </w:rPr>
          <w:t xml:space="preserve">split the data with </w:t>
        </w:r>
        <w:r w:rsidR="00BA4A11">
          <w:rPr>
            <w:rFonts w:ascii="Times New Roman" w:hAnsi="Times New Roman" w:cs="Times New Roman"/>
            <w:sz w:val="24"/>
            <w:szCs w:val="24"/>
          </w:rPr>
          <w:t>training and test data set</w:t>
        </w:r>
        <w:r w:rsidR="000A4474">
          <w:rPr>
            <w:rFonts w:ascii="Times New Roman" w:hAnsi="Times New Roman" w:cs="Times New Roman"/>
            <w:sz w:val="24"/>
            <w:szCs w:val="24"/>
          </w:rPr>
          <w:t xml:space="preserve"> (from </w:t>
        </w:r>
        <w:r w:rsidR="00E6184A">
          <w:rPr>
            <w:rFonts w:ascii="Times New Roman" w:hAnsi="Times New Roman" w:cs="Times New Roman"/>
            <w:sz w:val="24"/>
            <w:szCs w:val="24"/>
          </w:rPr>
          <w:t>1959 to 2021)</w:t>
        </w:r>
        <w:r w:rsidR="000A4474">
          <w:rPr>
            <w:rFonts w:ascii="Times New Roman" w:hAnsi="Times New Roman" w:cs="Times New Roman"/>
            <w:sz w:val="24"/>
            <w:szCs w:val="24"/>
          </w:rPr>
          <w:t>, e.g., 80%</w:t>
        </w:r>
        <w:r w:rsidR="00E6184A">
          <w:rPr>
            <w:rFonts w:ascii="Times New Roman" w:hAnsi="Times New Roman" w:cs="Times New Roman"/>
            <w:sz w:val="24"/>
            <w:szCs w:val="24"/>
          </w:rPr>
          <w:t xml:space="preserve"> training data and 20% test data. And plot the predict results as below.</w:t>
        </w:r>
        <w:r w:rsidR="00FB52E2">
          <w:rPr>
            <w:rFonts w:ascii="Times New Roman" w:hAnsi="Times New Roman" w:cs="Times New Roman"/>
            <w:sz w:val="24"/>
            <w:szCs w:val="24"/>
          </w:rPr>
          <w:t xml:space="preserve"> you can see that</w:t>
        </w:r>
        <w:r w:rsidR="00795301">
          <w:rPr>
            <w:rFonts w:ascii="Times New Roman" w:hAnsi="Times New Roman" w:cs="Times New Roman"/>
            <w:sz w:val="24"/>
            <w:szCs w:val="24"/>
          </w:rPr>
          <w:t xml:space="preserve"> the </w:t>
        </w:r>
        <w:r w:rsidR="00AA2345">
          <w:rPr>
            <w:rFonts w:ascii="Times New Roman" w:hAnsi="Times New Roman" w:cs="Times New Roman"/>
            <w:sz w:val="24"/>
            <w:szCs w:val="24"/>
          </w:rPr>
          <w:t>green line indicates forecast data which is pretty close to actual data set with t</w:t>
        </w:r>
        <w:r w:rsidR="00755890">
          <w:rPr>
            <w:rFonts w:ascii="Times New Roman" w:hAnsi="Times New Roman" w:cs="Times New Roman"/>
            <w:sz w:val="24"/>
            <w:szCs w:val="24"/>
          </w:rPr>
          <w:t>rend and variations.</w:t>
        </w:r>
        <w:del w:id="582" w:author="作者">
          <w:r w:rsidR="00AA2345" w:rsidDel="00755890">
            <w:rPr>
              <w:rFonts w:ascii="Times New Roman" w:hAnsi="Times New Roman" w:cs="Times New Roman"/>
              <w:sz w:val="24"/>
              <w:szCs w:val="24"/>
            </w:rPr>
            <w:delText>hre</w:delText>
          </w:r>
          <w:r w:rsidR="00FB52E2" w:rsidDel="00795301">
            <w:rPr>
              <w:rFonts w:ascii="Times New Roman" w:hAnsi="Times New Roman" w:cs="Times New Roman"/>
              <w:sz w:val="24"/>
              <w:szCs w:val="24"/>
            </w:rPr>
            <w:delText xml:space="preserve"> the</w:delText>
          </w:r>
          <w:r w:rsidR="00FB468D" w:rsidDel="00795301">
            <w:rPr>
              <w:rFonts w:ascii="Times New Roman" w:hAnsi="Times New Roman" w:cs="Times New Roman"/>
              <w:sz w:val="24"/>
              <w:szCs w:val="24"/>
            </w:rPr>
            <w:delText xml:space="preserve"> ye</w:delText>
          </w:r>
        </w:del>
      </w:ins>
    </w:p>
    <w:p w14:paraId="1004AB55" w14:textId="171E722B" w:rsidR="00907FEE" w:rsidRDefault="00907FEE" w:rsidP="004F5CC8">
      <w:pPr>
        <w:widowControl/>
        <w:jc w:val="left"/>
        <w:rPr>
          <w:ins w:id="583" w:author="作者"/>
          <w:rFonts w:ascii="Times New Roman" w:hAnsi="Times New Roman" w:cs="Times New Roman"/>
          <w:sz w:val="24"/>
          <w:szCs w:val="24"/>
        </w:rPr>
      </w:pPr>
      <w:ins w:id="584" w:author="作者">
        <w:r>
          <w:rPr>
            <w:noProof/>
          </w:rPr>
          <w:drawing>
            <wp:inline distT="0" distB="0" distL="0" distR="0" wp14:anchorId="060EA7E7" wp14:editId="3F025D09">
              <wp:extent cx="4875494" cy="2201779"/>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1159" cy="2204337"/>
                      </a:xfrm>
                      <a:prstGeom prst="rect">
                        <a:avLst/>
                      </a:prstGeom>
                    </pic:spPr>
                  </pic:pic>
                </a:graphicData>
              </a:graphic>
            </wp:inline>
          </w:drawing>
        </w:r>
      </w:ins>
    </w:p>
    <w:p w14:paraId="61E1DCF0" w14:textId="5734940D" w:rsidR="004C210C" w:rsidRDefault="004C210C" w:rsidP="004F5CC8">
      <w:pPr>
        <w:widowControl/>
        <w:jc w:val="left"/>
        <w:rPr>
          <w:ins w:id="585" w:author="作者"/>
          <w:del w:id="586" w:author="作者"/>
          <w:rFonts w:ascii="Times New Roman" w:hAnsi="Times New Roman" w:cs="Times New Roman"/>
          <w:sz w:val="24"/>
          <w:szCs w:val="24"/>
        </w:rPr>
      </w:pPr>
      <w:ins w:id="587" w:author="作者">
        <w:del w:id="588" w:author="作者">
          <w:r>
            <w:rPr>
              <w:rFonts w:ascii="Times New Roman" w:hAnsi="Times New Roman" w:cs="Times New Roman"/>
              <w:sz w:val="24"/>
              <w:szCs w:val="24"/>
            </w:rPr>
            <w:delText xml:space="preserve">You can see that </w:delText>
          </w:r>
        </w:del>
      </w:ins>
    </w:p>
    <w:p w14:paraId="514A4A22" w14:textId="1720AB17" w:rsidR="00E6184A" w:rsidRDefault="00E6184A" w:rsidP="004F5CC8">
      <w:pPr>
        <w:widowControl/>
        <w:jc w:val="left"/>
        <w:rPr>
          <w:ins w:id="589" w:author="作者"/>
          <w:del w:id="590" w:author="作者"/>
          <w:rFonts w:ascii="Times New Roman" w:hAnsi="Times New Roman" w:cs="Times New Roman"/>
          <w:sz w:val="24"/>
          <w:szCs w:val="24"/>
        </w:rPr>
      </w:pPr>
    </w:p>
    <w:p w14:paraId="7DDCBD90" w14:textId="77777777" w:rsidR="00E6184A" w:rsidRDefault="00E6184A" w:rsidP="004F5CC8">
      <w:pPr>
        <w:widowControl/>
        <w:jc w:val="left"/>
        <w:rPr>
          <w:ins w:id="591" w:author="作者"/>
          <w:rFonts w:ascii="Times New Roman" w:hAnsi="Times New Roman" w:cs="Times New Roman"/>
          <w:sz w:val="24"/>
          <w:szCs w:val="24"/>
        </w:rPr>
      </w:pPr>
    </w:p>
    <w:p w14:paraId="211C4436" w14:textId="0B2A13EC" w:rsidR="008F5282" w:rsidDel="008C409A" w:rsidRDefault="00CC4161" w:rsidP="004F5CC8">
      <w:pPr>
        <w:widowControl/>
        <w:jc w:val="left"/>
        <w:rPr>
          <w:del w:id="592" w:author="作者"/>
          <w:rFonts w:ascii="Times New Roman" w:hAnsi="Times New Roman" w:cs="Times New Roman"/>
          <w:sz w:val="24"/>
          <w:szCs w:val="24"/>
        </w:rPr>
      </w:pPr>
      <w:ins w:id="593" w:author="作者">
        <w:r>
          <w:rPr>
            <w:rFonts w:ascii="Times New Roman" w:hAnsi="Times New Roman" w:cs="Times New Roman"/>
            <w:sz w:val="24"/>
            <w:szCs w:val="24"/>
          </w:rPr>
          <w:t xml:space="preserve">Now, </w:t>
        </w:r>
        <w:del w:id="594" w:author="作者">
          <w:r w:rsidR="00752297" w:rsidRPr="00752297" w:rsidDel="00CC4161">
            <w:rPr>
              <w:rFonts w:ascii="Times New Roman" w:hAnsi="Times New Roman" w:cs="Times New Roman"/>
              <w:sz w:val="24"/>
              <w:szCs w:val="24"/>
            </w:rPr>
            <w:delText>L</w:delText>
          </w:r>
        </w:del>
        <w:r w:rsidR="005D5962">
          <w:rPr>
            <w:rFonts w:ascii="Times New Roman" w:hAnsi="Times New Roman" w:cs="Times New Roman"/>
            <w:sz w:val="24"/>
            <w:szCs w:val="24"/>
          </w:rPr>
          <w:t>we</w:t>
        </w:r>
        <w:del w:id="595" w:author="作者">
          <w:r w:rsidDel="005D5962">
            <w:rPr>
              <w:rFonts w:ascii="Times New Roman" w:hAnsi="Times New Roman" w:cs="Times New Roman"/>
              <w:sz w:val="24"/>
              <w:szCs w:val="24"/>
            </w:rPr>
            <w:delText>l</w:delText>
          </w:r>
          <w:r w:rsidR="00752297" w:rsidRPr="00752297" w:rsidDel="005D5962">
            <w:rPr>
              <w:rFonts w:ascii="Times New Roman" w:hAnsi="Times New Roman" w:cs="Times New Roman"/>
              <w:sz w:val="24"/>
              <w:szCs w:val="24"/>
            </w:rPr>
            <w:delText>et’s</w:delText>
          </w:r>
        </w:del>
        <w:r w:rsidR="00752297" w:rsidRPr="00752297">
          <w:rPr>
            <w:rFonts w:ascii="Times New Roman" w:hAnsi="Times New Roman" w:cs="Times New Roman"/>
            <w:sz w:val="24"/>
            <w:szCs w:val="24"/>
          </w:rPr>
          <w:t xml:space="preserve"> </w:t>
        </w:r>
        <w:r w:rsidR="005D5962">
          <w:rPr>
            <w:rFonts w:ascii="Times New Roman" w:hAnsi="Times New Roman" w:cs="Times New Roman"/>
            <w:sz w:val="24"/>
            <w:szCs w:val="24"/>
          </w:rPr>
          <w:t xml:space="preserve">can </w:t>
        </w:r>
        <w:r w:rsidR="00752297" w:rsidRPr="00752297">
          <w:rPr>
            <w:rFonts w:ascii="Times New Roman" w:hAnsi="Times New Roman" w:cs="Times New Roman"/>
            <w:sz w:val="24"/>
            <w:szCs w:val="24"/>
          </w:rPr>
          <w:t>forecast</w:t>
        </w:r>
        <w:r w:rsidR="00477C42">
          <w:rPr>
            <w:rFonts w:ascii="Times New Roman" w:hAnsi="Times New Roman" w:cs="Times New Roman"/>
            <w:sz w:val="24"/>
            <w:szCs w:val="24"/>
          </w:rPr>
          <w:t xml:space="preserve"> for future years starting from 2022, </w:t>
        </w:r>
        <w:del w:id="596" w:author="作者">
          <w:r w:rsidR="00752297" w:rsidRPr="00752297" w:rsidDel="00477C42">
            <w:rPr>
              <w:rFonts w:ascii="Times New Roman" w:hAnsi="Times New Roman" w:cs="Times New Roman"/>
              <w:sz w:val="24"/>
              <w:szCs w:val="24"/>
            </w:rPr>
            <w:delText>.</w:delText>
          </w:r>
        </w:del>
        <w:r w:rsidR="00477C42">
          <w:rPr>
            <w:rFonts w:ascii="Times New Roman" w:hAnsi="Times New Roman" w:cs="Times New Roman"/>
            <w:sz w:val="24"/>
            <w:szCs w:val="24"/>
          </w:rPr>
          <w:t xml:space="preserve">as </w:t>
        </w:r>
        <w:del w:id="597" w:author="作者">
          <w:r w:rsidR="00477C42" w:rsidDel="005D5962">
            <w:rPr>
              <w:rFonts w:ascii="Times New Roman" w:hAnsi="Times New Roman" w:cs="Times New Roman"/>
              <w:sz w:val="24"/>
              <w:szCs w:val="24"/>
            </w:rPr>
            <w:delText>you</w:delText>
          </w:r>
        </w:del>
        <w:r w:rsidR="005D5962">
          <w:rPr>
            <w:rFonts w:ascii="Times New Roman" w:hAnsi="Times New Roman" w:cs="Times New Roman"/>
            <w:sz w:val="24"/>
            <w:szCs w:val="24"/>
          </w:rPr>
          <w:t>it is noticeable</w:t>
        </w:r>
        <w:del w:id="598" w:author="作者">
          <w:r w:rsidR="00477C42" w:rsidDel="005D5962">
            <w:rPr>
              <w:rFonts w:ascii="Times New Roman" w:hAnsi="Times New Roman" w:cs="Times New Roman"/>
              <w:sz w:val="24"/>
              <w:szCs w:val="24"/>
            </w:rPr>
            <w:delText xml:space="preserve"> may notice</w:delText>
          </w:r>
        </w:del>
        <w:r w:rsidR="00477C42">
          <w:rPr>
            <w:rFonts w:ascii="Times New Roman" w:hAnsi="Times New Roman" w:cs="Times New Roman"/>
            <w:sz w:val="24"/>
            <w:szCs w:val="24"/>
          </w:rPr>
          <w:t xml:space="preserve"> that </w:t>
        </w:r>
        <w:r w:rsidR="001A57C3">
          <w:rPr>
            <w:rFonts w:ascii="Times New Roman" w:hAnsi="Times New Roman" w:cs="Times New Roman"/>
            <w:sz w:val="24"/>
            <w:szCs w:val="24"/>
          </w:rPr>
          <w:t xml:space="preserve">in a long run, the prediction </w:t>
        </w:r>
        <w:r w:rsidR="00195A1A">
          <w:rPr>
            <w:rFonts w:ascii="Times New Roman" w:hAnsi="Times New Roman" w:cs="Times New Roman"/>
            <w:sz w:val="24"/>
            <w:szCs w:val="24"/>
          </w:rPr>
          <w:t>trend</w:t>
        </w:r>
        <w:r w:rsidR="001A57C3">
          <w:rPr>
            <w:rFonts w:ascii="Times New Roman" w:hAnsi="Times New Roman" w:cs="Times New Roman"/>
            <w:sz w:val="24"/>
            <w:szCs w:val="24"/>
          </w:rPr>
          <w:t xml:space="preserve"> </w:t>
        </w:r>
        <w:r w:rsidR="00195A1A">
          <w:rPr>
            <w:rFonts w:ascii="Times New Roman" w:hAnsi="Times New Roman" w:cs="Times New Roman"/>
            <w:sz w:val="24"/>
            <w:szCs w:val="24"/>
          </w:rPr>
          <w:t>seems to be</w:t>
        </w:r>
        <w:del w:id="599" w:author="作者">
          <w:r w:rsidR="001A57C3" w:rsidDel="00195A1A">
            <w:rPr>
              <w:rFonts w:ascii="Times New Roman" w:hAnsi="Times New Roman" w:cs="Times New Roman"/>
              <w:sz w:val="24"/>
              <w:szCs w:val="24"/>
            </w:rPr>
            <w:delText>is</w:delText>
          </w:r>
        </w:del>
        <w:r w:rsidR="001A57C3">
          <w:rPr>
            <w:rFonts w:ascii="Times New Roman" w:hAnsi="Times New Roman" w:cs="Times New Roman"/>
            <w:sz w:val="24"/>
            <w:szCs w:val="24"/>
          </w:rPr>
          <w:t xml:space="preserve"> </w:t>
        </w:r>
        <w:r w:rsidR="00B344AB">
          <w:rPr>
            <w:rFonts w:ascii="Times New Roman" w:hAnsi="Times New Roman" w:cs="Times New Roman"/>
            <w:sz w:val="24"/>
            <w:szCs w:val="24"/>
          </w:rPr>
          <w:t>a straight line</w:t>
        </w:r>
        <w:r w:rsidR="00195A1A">
          <w:rPr>
            <w:rFonts w:ascii="Times New Roman" w:hAnsi="Times New Roman" w:cs="Times New Roman"/>
            <w:sz w:val="24"/>
            <w:szCs w:val="24"/>
          </w:rPr>
          <w:t xml:space="preserve">. This is not </w:t>
        </w:r>
        <w:r w:rsidR="004368C7">
          <w:rPr>
            <w:rFonts w:ascii="Times New Roman" w:hAnsi="Times New Roman" w:cs="Times New Roman"/>
            <w:sz w:val="24"/>
            <w:szCs w:val="24"/>
          </w:rPr>
          <w:t xml:space="preserve">a </w:t>
        </w:r>
        <w:r w:rsidR="00195A1A">
          <w:rPr>
            <w:rFonts w:ascii="Times New Roman" w:hAnsi="Times New Roman" w:cs="Times New Roman"/>
            <w:sz w:val="24"/>
            <w:szCs w:val="24"/>
          </w:rPr>
          <w:t>su</w:t>
        </w:r>
        <w:r w:rsidR="004368C7">
          <w:rPr>
            <w:rFonts w:ascii="Times New Roman" w:hAnsi="Times New Roman" w:cs="Times New Roman"/>
            <w:sz w:val="24"/>
            <w:szCs w:val="24"/>
          </w:rPr>
          <w:t xml:space="preserve">rprise, because ARIMA mode is </w:t>
        </w:r>
        <w:r w:rsidR="00275F1C">
          <w:rPr>
            <w:rFonts w:ascii="Times New Roman" w:hAnsi="Times New Roman" w:cs="Times New Roman"/>
            <w:sz w:val="24"/>
            <w:szCs w:val="24"/>
          </w:rPr>
          <w:t>able to f</w:t>
        </w:r>
        <w:r w:rsidR="00275F1C" w:rsidRPr="00275F1C">
          <w:rPr>
            <w:rFonts w:ascii="Times New Roman" w:hAnsi="Times New Roman" w:cs="Times New Roman"/>
            <w:sz w:val="24"/>
            <w:szCs w:val="24"/>
          </w:rPr>
          <w:t>orecast very short time series</w:t>
        </w:r>
        <w:r w:rsidR="00275F1C">
          <w:rPr>
            <w:rFonts w:ascii="Times New Roman" w:hAnsi="Times New Roman" w:cs="Times New Roman"/>
            <w:sz w:val="24"/>
            <w:szCs w:val="24"/>
          </w:rPr>
          <w:t>,</w:t>
        </w:r>
        <w:r w:rsidR="00275F1C" w:rsidRPr="00275F1C">
          <w:rPr>
            <w:rFonts w:ascii="Times New Roman" w:hAnsi="Times New Roman" w:cs="Times New Roman"/>
            <w:sz w:val="24"/>
            <w:szCs w:val="24"/>
          </w:rPr>
          <w:t xml:space="preserve"> </w:t>
        </w:r>
        <w:r w:rsidR="00275F1C">
          <w:rPr>
            <w:rFonts w:ascii="Times New Roman" w:hAnsi="Times New Roman" w:cs="Times New Roman"/>
            <w:sz w:val="24"/>
            <w:szCs w:val="24"/>
          </w:rPr>
          <w:t>and more actually, m</w:t>
        </w:r>
        <w:r w:rsidR="00275F1C" w:rsidRPr="00275F1C">
          <w:rPr>
            <w:rFonts w:ascii="Times New Roman" w:hAnsi="Times New Roman" w:cs="Times New Roman"/>
            <w:sz w:val="24"/>
            <w:szCs w:val="24"/>
          </w:rPr>
          <w:t xml:space="preserve">ost time series </w:t>
        </w:r>
        <w:del w:id="600" w:author="作者">
          <w:r w:rsidR="00275F1C" w:rsidRPr="00275F1C" w:rsidDel="00386002">
            <w:rPr>
              <w:rFonts w:ascii="Times New Roman" w:hAnsi="Times New Roman" w:cs="Times New Roman"/>
              <w:sz w:val="24"/>
              <w:szCs w:val="24"/>
            </w:rPr>
            <w:delText>models</w:delText>
          </w:r>
        </w:del>
        <w:r w:rsidR="00386002" w:rsidRPr="00275F1C">
          <w:rPr>
            <w:rFonts w:ascii="Times New Roman" w:hAnsi="Times New Roman" w:cs="Times New Roman"/>
            <w:sz w:val="24"/>
            <w:szCs w:val="24"/>
          </w:rPr>
          <w:t>model</w:t>
        </w:r>
        <w:r w:rsidR="00275F1C" w:rsidRPr="00275F1C">
          <w:rPr>
            <w:rFonts w:ascii="Times New Roman" w:hAnsi="Times New Roman" w:cs="Times New Roman"/>
            <w:sz w:val="24"/>
            <w:szCs w:val="24"/>
          </w:rPr>
          <w:t xml:space="preserve"> do not work well for very long time series</w:t>
        </w:r>
        <w:del w:id="601" w:author="作者">
          <w:r w:rsidR="007714CE" w:rsidDel="008C409A">
            <w:rPr>
              <w:rStyle w:val="FootnoteReference"/>
              <w:rFonts w:ascii="Times New Roman" w:hAnsi="Times New Roman" w:cs="Times New Roman"/>
              <w:sz w:val="24"/>
              <w:szCs w:val="24"/>
            </w:rPr>
            <w:footnoteReference w:id="9"/>
          </w:r>
        </w:del>
        <w:r w:rsidR="00275F1C" w:rsidRPr="00275F1C">
          <w:rPr>
            <w:rFonts w:ascii="Times New Roman" w:hAnsi="Times New Roman" w:cs="Times New Roman"/>
            <w:sz w:val="24"/>
            <w:szCs w:val="24"/>
          </w:rPr>
          <w:t>.</w:t>
        </w:r>
      </w:ins>
    </w:p>
    <w:p w14:paraId="4F89F193" w14:textId="77777777" w:rsidR="008C409A" w:rsidRDefault="008C409A" w:rsidP="004F5CC8">
      <w:pPr>
        <w:widowControl/>
        <w:jc w:val="left"/>
        <w:rPr>
          <w:ins w:id="609" w:author="作者"/>
          <w:rFonts w:ascii="Times New Roman" w:hAnsi="Times New Roman" w:cs="Times New Roman"/>
          <w:sz w:val="24"/>
          <w:szCs w:val="24"/>
        </w:rPr>
      </w:pPr>
    </w:p>
    <w:p w14:paraId="7EE8DAB3" w14:textId="77777777" w:rsidR="00E91B97" w:rsidDel="00842A86" w:rsidRDefault="00E91B97" w:rsidP="004F5CC8">
      <w:pPr>
        <w:widowControl/>
        <w:jc w:val="left"/>
        <w:rPr>
          <w:ins w:id="610" w:author="作者"/>
          <w:moveFrom w:id="611" w:author="作者"/>
          <w:rFonts w:ascii="Times New Roman" w:hAnsi="Times New Roman" w:cs="Times New Roman"/>
          <w:sz w:val="24"/>
          <w:szCs w:val="24"/>
        </w:rPr>
      </w:pPr>
      <w:moveFromRangeStart w:id="612" w:author="作者" w:name="move119437244"/>
    </w:p>
    <w:p w14:paraId="12A21CD8" w14:textId="1150FE6A" w:rsidR="00E91B97" w:rsidDel="00842A86" w:rsidRDefault="00E91B97" w:rsidP="004F5CC8">
      <w:pPr>
        <w:widowControl/>
        <w:jc w:val="left"/>
        <w:rPr>
          <w:ins w:id="613" w:author="作者"/>
          <w:moveFrom w:id="614" w:author="作者"/>
          <w:rFonts w:ascii="Times New Roman" w:hAnsi="Times New Roman" w:cs="Times New Roman"/>
          <w:sz w:val="24"/>
          <w:szCs w:val="24"/>
        </w:rPr>
      </w:pPr>
      <w:moveFrom w:id="615" w:author="作者">
        <w:ins w:id="616" w:author="作者">
          <w:r w:rsidDel="00842A86">
            <w:rPr>
              <w:rFonts w:ascii="Times New Roman" w:hAnsi="Times New Roman" w:cs="Times New Roman"/>
              <w:sz w:val="24"/>
              <w:szCs w:val="24"/>
            </w:rPr>
            <w:t xml:space="preserve">So </w:t>
          </w:r>
        </w:ins>
      </w:moveFrom>
    </w:p>
    <w:moveFromRangeEnd w:id="612"/>
    <w:p w14:paraId="35889E37" w14:textId="1D0E47CA" w:rsidR="00477C42" w:rsidRDefault="00477C42" w:rsidP="004F5CC8">
      <w:pPr>
        <w:widowControl/>
        <w:jc w:val="left"/>
        <w:rPr>
          <w:ins w:id="617" w:author="作者"/>
          <w:rFonts w:ascii="Times New Roman" w:hAnsi="Times New Roman" w:cs="Times New Roman"/>
          <w:sz w:val="24"/>
          <w:szCs w:val="24"/>
        </w:rPr>
      </w:pPr>
      <w:ins w:id="618" w:author="作者">
        <w:r>
          <w:rPr>
            <w:noProof/>
          </w:rPr>
          <w:drawing>
            <wp:inline distT="0" distB="0" distL="0" distR="0" wp14:anchorId="47E4CBCD" wp14:editId="445A0531">
              <wp:extent cx="4559660" cy="26108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2766" cy="2612631"/>
                      </a:xfrm>
                      <a:prstGeom prst="rect">
                        <a:avLst/>
                      </a:prstGeom>
                    </pic:spPr>
                  </pic:pic>
                </a:graphicData>
              </a:graphic>
            </wp:inline>
          </w:drawing>
        </w:r>
      </w:ins>
    </w:p>
    <w:p w14:paraId="6BC05ED8" w14:textId="3114CB9A" w:rsidR="00842A86" w:rsidDel="008C409A" w:rsidRDefault="00EA4CED" w:rsidP="00F3777D">
      <w:pPr>
        <w:widowControl/>
        <w:jc w:val="left"/>
        <w:rPr>
          <w:del w:id="619" w:author="作者"/>
          <w:rFonts w:ascii="Times New Roman" w:hAnsi="Times New Roman" w:cs="Times New Roman"/>
          <w:sz w:val="24"/>
          <w:szCs w:val="24"/>
        </w:rPr>
      </w:pPr>
      <w:ins w:id="620" w:author="作者">
        <w:del w:id="621" w:author="作者">
          <w:r w:rsidDel="00434C63">
            <w:rPr>
              <w:rFonts w:ascii="Times New Roman" w:hAnsi="Times New Roman" w:cs="Times New Roman"/>
              <w:sz w:val="24"/>
              <w:szCs w:val="24"/>
            </w:rPr>
            <w:delText>.</w:delText>
          </w:r>
          <w:r w:rsidR="004F5CC8" w:rsidRPr="004F5CC8" w:rsidDel="00EA4CED">
            <w:rPr>
              <w:rFonts w:ascii="Times New Roman" w:hAnsi="Times New Roman" w:cs="Times New Roman"/>
              <w:sz w:val="24"/>
              <w:szCs w:val="24"/>
            </w:rPr>
            <w:delText>.</w:delText>
          </w:r>
          <w:r w:rsidR="004F5CC8" w:rsidRPr="004F5CC8">
            <w:rPr>
              <w:rFonts w:ascii="Times New Roman" w:hAnsi="Times New Roman" w:cs="Times New Roman"/>
              <w:sz w:val="24"/>
              <w:szCs w:val="24"/>
            </w:rPr>
            <w:delText xml:space="preserve"> Any autocorrelation would imply that there is some pattern in the residual errors which are not explained in the model. So you will need to look for more X’s (predictors) to the model.</w:delText>
          </w:r>
        </w:del>
        <w:r w:rsidR="00F3777D">
          <w:rPr>
            <w:rFonts w:ascii="Times New Roman" w:hAnsi="Times New Roman" w:cs="Times New Roman"/>
            <w:sz w:val="24"/>
            <w:szCs w:val="24"/>
          </w:rPr>
          <w:t>S</w:t>
        </w:r>
        <w:del w:id="622" w:author="作者">
          <w:r w:rsidR="00842A86" w:rsidDel="00F3777D">
            <w:rPr>
              <w:rFonts w:ascii="Times New Roman" w:hAnsi="Times New Roman" w:cs="Times New Roman"/>
              <w:sz w:val="24"/>
              <w:szCs w:val="24"/>
            </w:rPr>
            <w:delText>s</w:delText>
          </w:r>
        </w:del>
        <w:r w:rsidR="00842A86">
          <w:rPr>
            <w:rFonts w:ascii="Times New Roman" w:hAnsi="Times New Roman" w:cs="Times New Roman"/>
            <w:sz w:val="24"/>
            <w:szCs w:val="24"/>
          </w:rPr>
          <w:t>o with this ARIMA (2,2,1) model</w:t>
        </w:r>
        <w:r w:rsidR="00F3777D">
          <w:rPr>
            <w:rFonts w:ascii="Times New Roman" w:hAnsi="Times New Roman" w:cs="Times New Roman"/>
            <w:sz w:val="24"/>
            <w:szCs w:val="24"/>
          </w:rPr>
          <w:t xml:space="preserve">, </w:t>
        </w:r>
        <w:del w:id="623" w:author="作者">
          <w:r w:rsidR="00842A86" w:rsidDel="00F3777D">
            <w:rPr>
              <w:rFonts w:ascii="Times New Roman" w:hAnsi="Times New Roman" w:cs="Times New Roman"/>
              <w:sz w:val="24"/>
              <w:szCs w:val="24"/>
            </w:rPr>
            <w:delText>,</w:delText>
          </w:r>
        </w:del>
        <w:r w:rsidR="00F3777D" w:rsidRPr="00F3777D">
          <w:rPr>
            <w:rFonts w:ascii="Times New Roman" w:hAnsi="Times New Roman" w:cs="Times New Roman"/>
            <w:sz w:val="24"/>
            <w:szCs w:val="24"/>
          </w:rPr>
          <w:t>we get the results: the temperature will increase by 1.25 degrees in 2032, by 1.5 degrees in 2041, and by 2 degrees in 2060.</w:t>
        </w:r>
        <w:del w:id="624" w:author="作者">
          <w:r w:rsidR="00842A86" w:rsidDel="00F3777D">
            <w:rPr>
              <w:rFonts w:ascii="Times New Roman" w:hAnsi="Times New Roman" w:cs="Times New Roman"/>
              <w:sz w:val="24"/>
              <w:szCs w:val="24"/>
            </w:rPr>
            <w:delText xml:space="preserve"> we can forecast the </w:delText>
          </w:r>
          <w:r w:rsidR="005255EA" w:rsidRPr="005255EA" w:rsidDel="00F3777D">
            <w:rPr>
              <w:rFonts w:ascii="Times New Roman" w:hAnsi="Times New Roman" w:cs="Times New Roman"/>
              <w:sz w:val="24"/>
              <w:szCs w:val="24"/>
            </w:rPr>
            <w:delText>average land-ocean temperature</w:delText>
          </w:r>
          <w:r w:rsidR="005255EA" w:rsidDel="00F3777D">
            <w:rPr>
              <w:rFonts w:ascii="Times New Roman" w:hAnsi="Times New Roman" w:cs="Times New Roman"/>
              <w:sz w:val="24"/>
              <w:szCs w:val="24"/>
            </w:rPr>
            <w:delText xml:space="preserve"> will change by 1+ </w:delText>
          </w:r>
          <w:r w:rsidR="00454DC5" w:rsidDel="00F3777D">
            <w:rPr>
              <w:rStyle w:val="fontstyle01"/>
            </w:rPr>
            <w:delText>°C in next 5 years.</w:delText>
          </w:r>
        </w:del>
      </w:ins>
    </w:p>
    <w:p w14:paraId="6C53DA3D" w14:textId="77777777" w:rsidR="008C409A" w:rsidRDefault="008C409A" w:rsidP="008C409A">
      <w:pPr>
        <w:widowControl/>
        <w:jc w:val="left"/>
        <w:rPr>
          <w:ins w:id="625" w:author="作者"/>
          <w:rFonts w:ascii="Times New Roman" w:hAnsi="Times New Roman" w:cs="Times New Roman"/>
          <w:sz w:val="24"/>
          <w:szCs w:val="24"/>
        </w:rPr>
      </w:pPr>
    </w:p>
    <w:p w14:paraId="1ED7DF60" w14:textId="63CC59E6" w:rsidR="008C409A" w:rsidRDefault="008C409A" w:rsidP="008C409A">
      <w:pPr>
        <w:widowControl/>
        <w:jc w:val="left"/>
        <w:rPr>
          <w:ins w:id="626" w:author="作者"/>
          <w:rFonts w:ascii="Times New Roman" w:hAnsi="Times New Roman" w:cs="Times New Roman"/>
          <w:sz w:val="24"/>
          <w:szCs w:val="24"/>
        </w:rPr>
      </w:pPr>
    </w:p>
    <w:p w14:paraId="00AFC57D" w14:textId="77777777" w:rsidR="008C409A" w:rsidRDefault="008C409A" w:rsidP="008C409A">
      <w:pPr>
        <w:widowControl/>
        <w:jc w:val="left"/>
        <w:rPr>
          <w:ins w:id="627" w:author="作者"/>
          <w:rStyle w:val="fontstyle01"/>
          <w:rFonts w:hint="eastAsia"/>
        </w:rPr>
      </w:pPr>
      <w:moveToRangeStart w:id="628" w:author="作者" w:name="move119437244"/>
    </w:p>
    <w:p w14:paraId="7A242859" w14:textId="5718FBAB" w:rsidR="00454DC5" w:rsidDel="003977A9" w:rsidRDefault="00F335AC" w:rsidP="00F3777D">
      <w:pPr>
        <w:widowControl/>
        <w:jc w:val="left"/>
        <w:rPr>
          <w:del w:id="629" w:author="作者"/>
          <w:rFonts w:ascii="Times New Roman" w:hAnsi="Times New Roman" w:cs="Times New Roman"/>
          <w:sz w:val="24"/>
          <w:szCs w:val="24"/>
        </w:rPr>
      </w:pPr>
      <w:ins w:id="630" w:author="作者">
        <w:r>
          <w:rPr>
            <w:rFonts w:ascii="Times New Roman" w:hAnsi="Times New Roman" w:cs="Times New Roman" w:hint="eastAsia"/>
            <w:sz w:val="24"/>
            <w:szCs w:val="24"/>
          </w:rPr>
          <w:t>2</w:t>
        </w:r>
        <w:r>
          <w:rPr>
            <w:rFonts w:ascii="Times New Roman" w:hAnsi="Times New Roman" w:cs="Times New Roman"/>
            <w:sz w:val="24"/>
            <w:szCs w:val="24"/>
          </w:rPr>
          <w:t xml:space="preserve">.1.2.5 </w:t>
        </w:r>
        <w:r w:rsidR="003977A9">
          <w:rPr>
            <w:rFonts w:ascii="Times New Roman" w:hAnsi="Times New Roman" w:cs="Times New Roman"/>
            <w:sz w:val="24"/>
            <w:szCs w:val="24"/>
          </w:rPr>
          <w:t>Reflection</w:t>
        </w:r>
      </w:ins>
    </w:p>
    <w:p w14:paraId="06C7D71D" w14:textId="7531AA09" w:rsidR="003977A9" w:rsidRDefault="003977A9" w:rsidP="003977A9">
      <w:pPr>
        <w:widowControl/>
        <w:jc w:val="left"/>
        <w:rPr>
          <w:ins w:id="631" w:author="作者"/>
          <w:rStyle w:val="fontstyle01"/>
          <w:rFonts w:hint="eastAsia"/>
        </w:rPr>
      </w:pPr>
    </w:p>
    <w:p w14:paraId="0796C4C0" w14:textId="383A3C23" w:rsidR="00454DC5" w:rsidDel="00F3777D" w:rsidRDefault="003977A9" w:rsidP="00F3777D">
      <w:pPr>
        <w:widowControl/>
        <w:jc w:val="left"/>
        <w:rPr>
          <w:ins w:id="632" w:author="作者"/>
          <w:del w:id="633" w:author="作者"/>
          <w:rStyle w:val="fontstyle01"/>
        </w:rPr>
        <w:pPrChange w:id="634" w:author="Jiang Ana" w:date="2022-11-15T20:49:00Z">
          <w:pPr>
            <w:widowControl/>
            <w:jc w:val="left"/>
          </w:pPr>
        </w:pPrChange>
      </w:pPr>
      <w:ins w:id="635" w:author="作者">
        <w:r>
          <w:rPr>
            <w:rStyle w:val="fontstyle01"/>
          </w:rPr>
          <w:tab/>
        </w:r>
        <w:r>
          <w:rPr>
            <w:rStyle w:val="fontstyle01"/>
            <w:rFonts w:hint="eastAsia"/>
          </w:rPr>
          <w:t>From</w:t>
        </w:r>
        <w:r>
          <w:rPr>
            <w:rStyle w:val="fontstyle01"/>
          </w:rPr>
          <w:t xml:space="preserve"> the graph above, </w:t>
        </w:r>
        <w:r w:rsidR="00EC47FF">
          <w:rPr>
            <w:rStyle w:val="fontstyle01"/>
          </w:rPr>
          <w:t>we can observe that after about 2030, the predict</w:t>
        </w:r>
        <w:r w:rsidR="00572DF5">
          <w:rPr>
            <w:rStyle w:val="fontstyle01"/>
          </w:rPr>
          <w:t>ed</w:t>
        </w:r>
        <w:r w:rsidR="00EC47FF">
          <w:rPr>
            <w:rStyle w:val="fontstyle01"/>
          </w:rPr>
          <w:t xml:space="preserve"> data line is </w:t>
        </w:r>
        <w:r w:rsidR="00FF1DDD">
          <w:rPr>
            <w:rStyle w:val="fontstyle01"/>
          </w:rPr>
          <w:t>almost a linear</w:t>
        </w:r>
        <w:r w:rsidR="005D5962">
          <w:rPr>
            <w:rStyle w:val="fontstyle01"/>
          </w:rPr>
          <w:t xml:space="preserve"> straight</w:t>
        </w:r>
        <w:r w:rsidR="00FF1DDD">
          <w:rPr>
            <w:rStyle w:val="fontstyle01"/>
          </w:rPr>
          <w:t xml:space="preserve"> line. Thus, i</w:t>
        </w:r>
        <w:del w:id="636" w:author="作者">
          <w:r w:rsidDel="00FF1DDD">
            <w:rPr>
              <w:rStyle w:val="fontstyle01"/>
            </w:rPr>
            <w:delText>i</w:delText>
          </w:r>
        </w:del>
        <w:r>
          <w:rPr>
            <w:rStyle w:val="fontstyle01"/>
          </w:rPr>
          <w:t xml:space="preserve">t is obvious that ARIMA model has a </w:t>
        </w:r>
        <w:r w:rsidR="00527618">
          <w:rPr>
            <w:rStyle w:val="fontstyle01"/>
          </w:rPr>
          <w:t xml:space="preserve">serious flaw: it can only </w:t>
        </w:r>
        <w:r w:rsidR="00AC590B">
          <w:rPr>
            <w:rStyle w:val="fontstyle01"/>
          </w:rPr>
          <w:t xml:space="preserve">precisely and accurately predict a short </w:t>
        </w:r>
        <w:r w:rsidR="00EC47FF">
          <w:rPr>
            <w:rStyle w:val="fontstyle01"/>
          </w:rPr>
          <w:t xml:space="preserve">time into the future. </w:t>
        </w:r>
      </w:ins>
    </w:p>
    <w:p w14:paraId="447E4F44" w14:textId="145EFAB0" w:rsidR="00644EA6" w:rsidDel="00DC743E" w:rsidRDefault="00DB5C41" w:rsidP="00F3777D">
      <w:pPr>
        <w:widowControl/>
        <w:jc w:val="left"/>
        <w:rPr>
          <w:ins w:id="637" w:author="作者"/>
          <w:del w:id="638" w:author="作者"/>
          <w:moveTo w:id="639" w:author="作者"/>
          <w:rFonts w:ascii="Times New Roman" w:hAnsi="Times New Roman" w:cs="Times New Roman"/>
          <w:sz w:val="24"/>
          <w:szCs w:val="24"/>
        </w:rPr>
        <w:pPrChange w:id="640" w:author="Jiang Ana" w:date="2022-11-15T20:49:00Z">
          <w:pPr>
            <w:widowControl/>
            <w:jc w:val="left"/>
          </w:pPr>
        </w:pPrChange>
      </w:pPr>
      <w:ins w:id="641" w:author="作者">
        <w:del w:id="642" w:author="作者">
          <w:r w:rsidDel="00F3777D">
            <w:rPr>
              <w:rFonts w:ascii="Times New Roman" w:hAnsi="Times New Roman" w:cs="Times New Roman"/>
              <w:sz w:val="24"/>
              <w:szCs w:val="24"/>
            </w:rPr>
            <w:delText xml:space="preserve">For </w:delText>
          </w:r>
          <w:r w:rsidR="009F0653" w:rsidDel="00F3777D">
            <w:rPr>
              <w:rFonts w:ascii="Times New Roman" w:hAnsi="Times New Roman" w:cs="Times New Roman"/>
              <w:sz w:val="24"/>
              <w:szCs w:val="24"/>
            </w:rPr>
            <w:delText xml:space="preserve">a </w:delText>
          </w:r>
          <w:r w:rsidR="00DC743E" w:rsidDel="00F3777D">
            <w:rPr>
              <w:rFonts w:ascii="Times New Roman" w:hAnsi="Times New Roman" w:cs="Times New Roman"/>
              <w:sz w:val="24"/>
              <w:szCs w:val="24"/>
            </w:rPr>
            <w:delText>more accurate future long-time</w:delText>
          </w:r>
          <w:r w:rsidR="00476167" w:rsidDel="00F3777D">
            <w:rPr>
              <w:rFonts w:ascii="Times New Roman" w:hAnsi="Times New Roman" w:cs="Times New Roman"/>
              <w:sz w:val="24"/>
              <w:szCs w:val="24"/>
            </w:rPr>
            <w:delText>long time</w:delText>
          </w:r>
          <w:r w:rsidR="007B233F" w:rsidDel="00F3777D">
            <w:rPr>
              <w:rFonts w:ascii="Times New Roman" w:hAnsi="Times New Roman" w:cs="Times New Roman"/>
              <w:sz w:val="24"/>
              <w:szCs w:val="24"/>
            </w:rPr>
            <w:delText>time,</w:delText>
          </w:r>
          <w:r w:rsidR="00DC743E" w:rsidDel="00F3777D">
            <w:rPr>
              <w:rFonts w:ascii="Times New Roman" w:hAnsi="Times New Roman" w:cs="Times New Roman"/>
              <w:sz w:val="24"/>
              <w:szCs w:val="24"/>
            </w:rPr>
            <w:delText>-</w:delText>
          </w:r>
          <w:r w:rsidR="003A6342" w:rsidDel="00F3777D">
            <w:rPr>
              <w:rFonts w:ascii="Times New Roman" w:hAnsi="Times New Roman" w:cs="Times New Roman"/>
              <w:sz w:val="24"/>
              <w:szCs w:val="24"/>
            </w:rPr>
            <w:delText xml:space="preserve"> forecast, we need to develop other models</w:delText>
          </w:r>
          <w:r w:rsidR="00E844F1" w:rsidDel="00F3777D">
            <w:rPr>
              <w:rFonts w:ascii="Times New Roman" w:hAnsi="Times New Roman" w:cs="Times New Roman"/>
              <w:sz w:val="24"/>
              <w:szCs w:val="24"/>
            </w:rPr>
            <w:delText xml:space="preserve">, like </w:delText>
          </w:r>
          <w:r w:rsidR="007B233F" w:rsidDel="00F3777D">
            <w:rPr>
              <w:rFonts w:ascii="Times New Roman" w:hAnsi="Times New Roman" w:cs="Times New Roman"/>
              <w:sz w:val="24"/>
              <w:szCs w:val="24"/>
            </w:rPr>
            <w:delText xml:space="preserve">polynomial fitting regression.  </w:delText>
          </w:r>
        </w:del>
      </w:ins>
    </w:p>
    <w:p w14:paraId="4E036DBE" w14:textId="54745B48" w:rsidR="00842A86" w:rsidRDefault="00842A86" w:rsidP="00F3777D">
      <w:pPr>
        <w:widowControl/>
        <w:jc w:val="left"/>
        <w:rPr>
          <w:moveTo w:id="643" w:author="作者"/>
          <w:rFonts w:ascii="Times New Roman" w:hAnsi="Times New Roman" w:cs="Times New Roman"/>
          <w:sz w:val="24"/>
          <w:szCs w:val="24"/>
        </w:rPr>
      </w:pPr>
      <w:moveTo w:id="644" w:author="作者">
        <w:del w:id="645" w:author="作者">
          <w:r w:rsidDel="00842A86">
            <w:rPr>
              <w:rFonts w:ascii="Times New Roman" w:hAnsi="Times New Roman" w:cs="Times New Roman"/>
              <w:sz w:val="24"/>
              <w:szCs w:val="24"/>
            </w:rPr>
            <w:delText xml:space="preserve">So </w:delText>
          </w:r>
        </w:del>
      </w:moveTo>
    </w:p>
    <w:moveToRangeEnd w:id="628"/>
    <w:p w14:paraId="30272179" w14:textId="7495F3CD" w:rsidR="00FB4013" w:rsidRDefault="008F7221">
      <w:pPr>
        <w:widowControl/>
        <w:jc w:val="left"/>
        <w:rPr>
          <w:ins w:id="646" w:author="作者"/>
          <w:rFonts w:ascii="Times New Roman" w:hAnsi="Times New Roman" w:cs="Times New Roman" w:hint="eastAsia"/>
          <w:sz w:val="24"/>
          <w:szCs w:val="24"/>
        </w:rPr>
      </w:pPr>
      <w:ins w:id="647" w:author="作者">
        <w:del w:id="648" w:author="作者">
          <w:r>
            <w:rPr>
              <w:rFonts w:ascii="Times New Roman" w:hAnsi="Times New Roman" w:cs="Times New Roman"/>
              <w:sz w:val="24"/>
              <w:szCs w:val="24"/>
            </w:rPr>
            <w:br w:type="page"/>
          </w:r>
        </w:del>
      </w:ins>
    </w:p>
    <w:p w14:paraId="42AF0EF5" w14:textId="77777777" w:rsidR="00EB6C4F" w:rsidRDefault="00EB6C4F" w:rsidP="00516102">
      <w:pPr>
        <w:jc w:val="left"/>
        <w:rPr>
          <w:rFonts w:ascii="Times New Roman" w:hAnsi="Times New Roman" w:cs="Times New Roman"/>
          <w:sz w:val="24"/>
          <w:szCs w:val="24"/>
        </w:rPr>
      </w:pPr>
    </w:p>
    <w:p w14:paraId="09E173E3" w14:textId="1518153B" w:rsidR="00131B7B" w:rsidRDefault="005C5063" w:rsidP="00516102">
      <w:pPr>
        <w:jc w:val="left"/>
        <w:rPr>
          <w:rFonts w:ascii="Times New Roman" w:hAnsi="Times New Roman" w:cs="Times New Roman"/>
          <w:sz w:val="24"/>
          <w:szCs w:val="24"/>
        </w:rPr>
      </w:pPr>
      <w:hyperlink r:id="rId51" w:history="1">
        <w:r w:rsidR="009500E5" w:rsidRPr="006D2D15">
          <w:rPr>
            <w:rStyle w:val="Hyperlink"/>
            <w:rFonts w:ascii="Times New Roman" w:hAnsi="Times New Roman" w:cs="Times New Roman"/>
            <w:sz w:val="24"/>
            <w:szCs w:val="24"/>
          </w:rPr>
          <w:t>https://www.investopedia.com/terms/s/stochastic-modeling.asp</w:t>
        </w:r>
      </w:hyperlink>
    </w:p>
    <w:p w14:paraId="3099169E" w14:textId="58C5D216" w:rsidR="009500E5" w:rsidRDefault="005C5063" w:rsidP="00516102">
      <w:pPr>
        <w:jc w:val="left"/>
        <w:rPr>
          <w:rFonts w:ascii="Times New Roman" w:hAnsi="Times New Roman" w:cs="Times New Roman"/>
          <w:sz w:val="24"/>
          <w:szCs w:val="24"/>
        </w:rPr>
      </w:pPr>
      <w:hyperlink r:id="rId52" w:history="1">
        <w:r w:rsidR="009500E5" w:rsidRPr="006D2D15">
          <w:rPr>
            <w:rStyle w:val="Hyperlink"/>
            <w:rFonts w:ascii="Times New Roman" w:hAnsi="Times New Roman" w:cs="Times New Roman"/>
            <w:sz w:val="24"/>
            <w:szCs w:val="24"/>
          </w:rPr>
          <w:t>https://blog.csdn.net/W1995S/article/details/118153146</w:t>
        </w:r>
      </w:hyperlink>
    </w:p>
    <w:p w14:paraId="7390E4CC" w14:textId="77777777" w:rsidR="00490C92" w:rsidRDefault="00490C92" w:rsidP="00490C92">
      <w:pPr>
        <w:pStyle w:val="FootnoteText"/>
        <w:rPr>
          <w:ins w:id="649" w:author="作者"/>
        </w:rPr>
      </w:pPr>
      <w:ins w:id="650" w:author="作者">
        <w:r>
          <w:fldChar w:fldCharType="begin"/>
        </w:r>
        <w:r>
          <w:instrText xml:space="preserve"> HYPERLINK "</w:instrText>
        </w:r>
        <w:r w:rsidRPr="00777284">
          <w:instrText>https://en.wikipedia.org/wiki/Augmented_Dickey%E2%80%93Fuller_test</w:instrText>
        </w:r>
        <w:r>
          <w:instrText xml:space="preserve">" </w:instrText>
        </w:r>
        <w:r>
          <w:fldChar w:fldCharType="separate"/>
        </w:r>
        <w:r w:rsidRPr="00A8386B">
          <w:rPr>
            <w:rStyle w:val="Hyperlink"/>
          </w:rPr>
          <w:t>https://en.wikipedia.org/wiki/Augmented_Dickey%E2%80%93Fuller_test</w:t>
        </w:r>
        <w:r>
          <w:fldChar w:fldCharType="end"/>
        </w:r>
        <w:r>
          <w:t xml:space="preserve"> </w:t>
        </w:r>
      </w:ins>
    </w:p>
    <w:p w14:paraId="41ED0784" w14:textId="742C132E" w:rsidR="00AD2A9B" w:rsidDel="00BB788D" w:rsidRDefault="00490C92" w:rsidP="00516102">
      <w:pPr>
        <w:jc w:val="left"/>
        <w:rPr>
          <w:del w:id="651" w:author="作者"/>
        </w:rPr>
      </w:pPr>
      <w:ins w:id="652" w:author="作者">
        <w:del w:id="653" w:author="作者">
          <w:r w:rsidDel="00BB788D">
            <w:rPr>
              <w:rStyle w:val="FootnoteReference"/>
            </w:rPr>
            <w:footnoteRef/>
          </w:r>
        </w:del>
        <w:r w:rsidR="00BB788D">
          <w:fldChar w:fldCharType="begin"/>
        </w:r>
        <w:r w:rsidR="00BB788D">
          <w:instrText xml:space="preserve"> HYPERLINK "</w:instrText>
        </w:r>
        <w:r w:rsidR="00BB788D" w:rsidRPr="00BB788D">
          <w:rPr>
            <w:rPrChange w:id="654" w:author="作者">
              <w:rPr>
                <w:rStyle w:val="Hyperlink"/>
              </w:rPr>
            </w:rPrChange>
          </w:rPr>
          <w:instrText>https://medium.com/analytics-vidhya/interpreting-acf-or-auto-correlation-plot-d12e9051cd14</w:instrText>
        </w:r>
        <w:r w:rsidR="00BB788D">
          <w:instrText xml:space="preserve">" </w:instrText>
        </w:r>
        <w:r w:rsidR="00BB788D">
          <w:fldChar w:fldCharType="separate"/>
        </w:r>
        <w:r w:rsidR="00BB788D" w:rsidRPr="00BB788D">
          <w:rPr>
            <w:rStyle w:val="Hyperlink"/>
          </w:rPr>
          <w:t>https://medium.com/analytics-vidhya/interpreting-acf-or-auto-correlation-plot-d12e9051cd14</w:t>
        </w:r>
        <w:r w:rsidR="00BB788D">
          <w:fldChar w:fldCharType="end"/>
        </w:r>
        <w:r>
          <w:t xml:space="preserve"> </w:t>
        </w:r>
        <w:del w:id="655" w:author="作者">
          <w:r w:rsidR="00AD2A9B" w:rsidRPr="00AD2A9B" w:rsidDel="00490C92">
            <w:rPr>
              <w:rFonts w:ascii="Times New Roman" w:hAnsi="Times New Roman" w:cs="Times New Roman"/>
              <w:sz w:val="24"/>
              <w:szCs w:val="24"/>
            </w:rPr>
            <w:delText xml:space="preserve">https://en.wikipedia.org/wiki/Augmented_Dickey%E2%80%93Fuller_test </w:delText>
          </w:r>
        </w:del>
      </w:ins>
    </w:p>
    <w:p w14:paraId="5DD401EF" w14:textId="3B902697" w:rsidR="00BB788D" w:rsidRDefault="00BB788D" w:rsidP="00BB788D">
      <w:pPr>
        <w:jc w:val="left"/>
        <w:rPr>
          <w:ins w:id="656" w:author="作者"/>
          <w:rFonts w:hint="eastAsia"/>
        </w:rPr>
      </w:pPr>
      <w:moveToRangeStart w:id="657" w:author="作者" w:name="move119438015"/>
      <w:moveTo w:id="658" w:author="作者">
        <w:del w:id="659" w:author="作者">
          <w:r w:rsidDel="00BB788D">
            <w:rPr>
              <w:rStyle w:val="FootnoteReference"/>
            </w:rPr>
            <w:footnoteRef/>
          </w:r>
        </w:del>
      </w:moveTo>
    </w:p>
    <w:p w14:paraId="207F406E" w14:textId="68708DC1" w:rsidR="00BB788D" w:rsidRDefault="00BB788D" w:rsidP="00490C92">
      <w:pPr>
        <w:jc w:val="left"/>
        <w:rPr>
          <w:ins w:id="660" w:author="作者"/>
        </w:rPr>
      </w:pPr>
      <w:moveTo w:id="661" w:author="作者">
        <w:del w:id="662" w:author="作者">
          <w:r w:rsidDel="00BB788D">
            <w:delText xml:space="preserve"> </w:delText>
          </w:r>
        </w:del>
      </w:moveTo>
      <w:ins w:id="663" w:author="作者">
        <w:r>
          <w:fldChar w:fldCharType="begin"/>
        </w:r>
        <w:r>
          <w:instrText xml:space="preserve"> HYPERLINK "</w:instrText>
        </w:r>
      </w:ins>
      <w:moveTo w:id="664" w:author="作者">
        <w:r w:rsidRPr="00BB788D">
          <w:rPr>
            <w:rPrChange w:id="665" w:author="作者">
              <w:rPr>
                <w:rStyle w:val="Hyperlink"/>
              </w:rPr>
            </w:rPrChange>
          </w:rPr>
          <w:instrText>https://otexts.com/fpp3/long-short-ts.html</w:instrText>
        </w:r>
      </w:moveTo>
      <w:ins w:id="666" w:author="作者">
        <w:r>
          <w:instrText xml:space="preserve">" </w:instrText>
        </w:r>
        <w:r>
          <w:fldChar w:fldCharType="separate"/>
        </w:r>
      </w:ins>
      <w:moveTo w:id="667" w:author="作者">
        <w:r w:rsidRPr="00BB788D">
          <w:rPr>
            <w:rStyle w:val="Hyperlink"/>
          </w:rPr>
          <w:t>https://otexts.com/fpp3/long-short-ts.html</w:t>
        </w:r>
      </w:moveTo>
      <w:ins w:id="668" w:author="作者">
        <w:r>
          <w:fldChar w:fldCharType="end"/>
        </w:r>
        <w:moveToRangeEnd w:id="657"/>
      </w:ins>
    </w:p>
    <w:p w14:paraId="36375423" w14:textId="086DF9CD" w:rsidR="00BB788D" w:rsidRDefault="00BB788D" w:rsidP="00BB788D">
      <w:pPr>
        <w:pStyle w:val="FootnoteText"/>
        <w:rPr>
          <w:ins w:id="669" w:author="作者"/>
          <w:rFonts w:hint="eastAsia"/>
        </w:rPr>
      </w:pPr>
      <w:ins w:id="670" w:author="作者">
        <w:r>
          <w:fldChar w:fldCharType="begin"/>
        </w:r>
        <w:r>
          <w:instrText xml:space="preserve"> HYPERLINK "</w:instrText>
        </w:r>
        <w:r w:rsidRPr="000834B1">
          <w:instrText>https://en.wikipedia.org/wiki/Akaike_information_criterion</w:instrText>
        </w:r>
        <w:r>
          <w:instrText xml:space="preserve">" </w:instrText>
        </w:r>
        <w:r>
          <w:fldChar w:fldCharType="separate"/>
        </w:r>
        <w:r w:rsidRPr="00667BFA">
          <w:rPr>
            <w:rStyle w:val="Hyperlink"/>
          </w:rPr>
          <w:t>https://en.wikipedia.org/wiki/Akaike_information_criterion</w:t>
        </w:r>
        <w:r>
          <w:fldChar w:fldCharType="end"/>
        </w:r>
        <w:r>
          <w:t xml:space="preserve"> </w:t>
        </w:r>
      </w:ins>
    </w:p>
    <w:p w14:paraId="47FC9DEB" w14:textId="12943A15" w:rsidR="00BB788D" w:rsidRPr="00AD2A9B" w:rsidRDefault="00BB788D" w:rsidP="00BB788D">
      <w:pPr>
        <w:jc w:val="left"/>
        <w:rPr>
          <w:ins w:id="671" w:author="作者"/>
          <w:rFonts w:ascii="Times New Roman" w:hAnsi="Times New Roman" w:cs="Times New Roman"/>
          <w:sz w:val="24"/>
          <w:szCs w:val="24"/>
        </w:rPr>
      </w:pPr>
      <w:ins w:id="672" w:author="作者">
        <w:r>
          <w:fldChar w:fldCharType="begin"/>
        </w:r>
        <w:r>
          <w:instrText xml:space="preserve"> HYPERLINK "</w:instrText>
        </w:r>
        <w:r w:rsidRPr="00BB788D">
          <w:rPr>
            <w:rPrChange w:id="673" w:author="作者">
              <w:rPr>
                <w:rStyle w:val="Hyperlink"/>
              </w:rPr>
            </w:rPrChange>
          </w:rPr>
          <w:instrText>https://en.wikipedia.org/wiki/Bayesian_information_criterion</w:instrText>
        </w:r>
        <w:r>
          <w:instrText xml:space="preserve">" </w:instrText>
        </w:r>
        <w:r>
          <w:fldChar w:fldCharType="separate"/>
        </w:r>
        <w:r w:rsidRPr="00BB788D">
          <w:rPr>
            <w:rStyle w:val="Hyperlink"/>
          </w:rPr>
          <w:t>https://en.wikipedia.org/wiki/Bayesian_information_criterion</w:t>
        </w:r>
        <w:r>
          <w:fldChar w:fldCharType="end"/>
        </w:r>
      </w:ins>
    </w:p>
    <w:p w14:paraId="4ED18906" w14:textId="662D7DE0" w:rsidR="00690124" w:rsidRDefault="00690124" w:rsidP="00690124">
      <w:pPr>
        <w:pStyle w:val="FootnoteText"/>
        <w:rPr>
          <w:ins w:id="674" w:author="作者"/>
          <w:rFonts w:hint="eastAsia"/>
        </w:rPr>
      </w:pPr>
      <w:ins w:id="675" w:author="作者">
        <w:r>
          <w:fldChar w:fldCharType="begin"/>
        </w:r>
        <w:r>
          <w:instrText xml:space="preserve"> HYPERLINK "</w:instrText>
        </w:r>
        <w:r w:rsidRPr="000834B1">
          <w:instrText>https://en.wikipedia.org/wiki/Akaike_information_criterion</w:instrText>
        </w:r>
        <w:r>
          <w:instrText xml:space="preserve">" </w:instrText>
        </w:r>
        <w:r>
          <w:fldChar w:fldCharType="separate"/>
        </w:r>
        <w:r w:rsidRPr="00667BFA">
          <w:rPr>
            <w:rStyle w:val="Hyperlink"/>
          </w:rPr>
          <w:t>https://en.wikipedia.org/wiki/Akaike_information_criterion</w:t>
        </w:r>
        <w:r>
          <w:fldChar w:fldCharType="end"/>
        </w:r>
        <w:r>
          <w:t xml:space="preserve"> </w:t>
        </w:r>
      </w:ins>
    </w:p>
    <w:p w14:paraId="4CBF1409" w14:textId="170F2293" w:rsidR="009500E5" w:rsidDel="00490C92" w:rsidRDefault="000A718F" w:rsidP="00690124">
      <w:pPr>
        <w:jc w:val="left"/>
        <w:rPr>
          <w:del w:id="676" w:author="作者"/>
          <w:rFonts w:ascii="Times New Roman" w:hAnsi="Times New Roman" w:cs="Times New Roman"/>
          <w:sz w:val="24"/>
          <w:szCs w:val="24"/>
        </w:rPr>
      </w:pPr>
      <w:ins w:id="677" w:author="作者">
        <w:r>
          <w:fldChar w:fldCharType="begin"/>
        </w:r>
        <w:r>
          <w:instrText xml:space="preserve"> HYPERLINK "</w:instrText>
        </w:r>
        <w:r w:rsidRPr="000A718F">
          <w:rPr>
            <w:rPrChange w:id="678" w:author="作者">
              <w:rPr>
                <w:rStyle w:val="Hyperlink"/>
              </w:rPr>
            </w:rPrChange>
          </w:rPr>
          <w:instrText>https://en.wikipedia.org/wiki/Bayesian_information_criterion</w:instrText>
        </w:r>
        <w:r>
          <w:instrText xml:space="preserve">" </w:instrText>
        </w:r>
        <w:r>
          <w:fldChar w:fldCharType="separate"/>
        </w:r>
        <w:r w:rsidRPr="000A718F">
          <w:rPr>
            <w:rStyle w:val="Hyperlink"/>
          </w:rPr>
          <w:t>https://en.wikipedia.org/wiki/Bayesian_information_criterion</w:t>
        </w:r>
        <w:r>
          <w:fldChar w:fldCharType="end"/>
        </w:r>
        <w:del w:id="679" w:author="作者">
          <w:r w:rsidR="00AD2A9B" w:rsidRPr="00AD2A9B" w:rsidDel="00490C92">
            <w:rPr>
              <w:rFonts w:ascii="Times New Roman" w:hAnsi="Times New Roman" w:cs="Times New Roman"/>
              <w:sz w:val="24"/>
              <w:szCs w:val="24"/>
            </w:rPr>
            <w:delText xml:space="preserve">  https://medium.com/analytics-vidhya/interpreting-acf-or-auto-correlation-plot-d12e9051cd14</w:delText>
          </w:r>
        </w:del>
      </w:ins>
    </w:p>
    <w:p w14:paraId="29473990" w14:textId="3077C64C" w:rsidR="00255656" w:rsidRDefault="00255656" w:rsidP="00516102">
      <w:pPr>
        <w:jc w:val="left"/>
        <w:rPr>
          <w:rFonts w:ascii="Times New Roman" w:hAnsi="Times New Roman" w:cs="Times New Roman"/>
          <w:sz w:val="24"/>
          <w:szCs w:val="24"/>
        </w:rPr>
      </w:pPr>
    </w:p>
    <w:p w14:paraId="7DFF2E84" w14:textId="063FA742" w:rsidR="00463F1A" w:rsidRDefault="00F95B1E" w:rsidP="00516102">
      <w:pPr>
        <w:jc w:val="left"/>
        <w:rPr>
          <w:rFonts w:ascii="Times New Roman" w:hAnsi="Times New Roman" w:cs="Times New Roman"/>
          <w:sz w:val="24"/>
          <w:szCs w:val="24"/>
        </w:rPr>
      </w:pPr>
      <w:ins w:id="680" w:author="作者">
        <w:r w:rsidRPr="00F95B1E">
          <w:rPr>
            <w:rFonts w:ascii="Times New Roman" w:hAnsi="Times New Roman" w:cs="Times New Roman"/>
            <w:sz w:val="24"/>
            <w:szCs w:val="24"/>
          </w:rPr>
          <w:t>https://en.wikipedia.org/wiki/Autoregressive_integrated_moving_average</w:t>
        </w:r>
      </w:ins>
    </w:p>
    <w:p w14:paraId="795586C1" w14:textId="6EF20BED" w:rsidR="00463F1A" w:rsidRDefault="004852F9" w:rsidP="00516102">
      <w:pPr>
        <w:jc w:val="left"/>
        <w:rPr>
          <w:rFonts w:ascii="Times New Roman" w:hAnsi="Times New Roman" w:cs="Times New Roman"/>
          <w:sz w:val="24"/>
          <w:szCs w:val="24"/>
        </w:rPr>
      </w:pPr>
      <w:ins w:id="681" w:author="作者">
        <w:r w:rsidRPr="004852F9">
          <w:rPr>
            <w:rFonts w:ascii="Times New Roman" w:hAnsi="Times New Roman" w:cs="Times New Roman"/>
            <w:sz w:val="24"/>
            <w:szCs w:val="24"/>
          </w:rPr>
          <w:t>https://otexts.com/fpp2/arima.html</w:t>
        </w:r>
      </w:ins>
    </w:p>
    <w:p w14:paraId="160AF4C2" w14:textId="0BFF5492" w:rsidR="00463F1A" w:rsidRPr="001C2F1E" w:rsidDel="009338A4" w:rsidRDefault="00853CC9" w:rsidP="00516102">
      <w:pPr>
        <w:jc w:val="left"/>
        <w:rPr>
          <w:ins w:id="682" w:author="作者"/>
          <w:del w:id="683" w:author="作者"/>
          <w:rFonts w:ascii="Times New Roman" w:hAnsi="Times New Roman" w:cs="Times New Roman"/>
          <w:sz w:val="24"/>
          <w:szCs w:val="24"/>
        </w:rPr>
      </w:pPr>
      <w:ins w:id="684" w:author="作者">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853CC9">
          <w:rPr>
            <w:rFonts w:ascii="Times New Roman" w:hAnsi="Times New Roman" w:cs="Times New Roman"/>
            <w:sz w:val="24"/>
            <w:szCs w:val="24"/>
          </w:rPr>
          <w:instrText>https://www.investopedia.com/terms/a/autoregressive-integrated-moving-average-arima.asp#:~:text=An%20autoregressive%20integrated%20moving%20average%2C%20or%20ARIMA%2C%20is%20a%20statistical,values%20based%20on%20past%20values</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3A023F">
          <w:rPr>
            <w:rStyle w:val="Hyperlink"/>
            <w:rFonts w:ascii="Times New Roman" w:hAnsi="Times New Roman" w:cs="Times New Roman"/>
            <w:sz w:val="24"/>
            <w:szCs w:val="24"/>
          </w:rPr>
          <w:t>https://www.investopedia.com/terms/a/autoregressive-integrated-moving-average-arima.asp#:~:text=An%20autoregressive%20integrated%20moving%20average%2C%20or%20ARIMA%2C%20is%20a%20statistical,values%20based%20on%20past%20values</w:t>
        </w:r>
        <w:r>
          <w:rPr>
            <w:rFonts w:ascii="Times New Roman" w:hAnsi="Times New Roman" w:cs="Times New Roman"/>
            <w:sz w:val="24"/>
            <w:szCs w:val="24"/>
          </w:rPr>
          <w:fldChar w:fldCharType="end"/>
        </w:r>
        <w:r w:rsidRPr="00853CC9">
          <w:rPr>
            <w:rFonts w:ascii="Times New Roman" w:hAnsi="Times New Roman" w:cs="Times New Roman"/>
            <w:sz w:val="24"/>
            <w:szCs w:val="24"/>
          </w:rPr>
          <w:t>.</w:t>
        </w:r>
      </w:ins>
    </w:p>
    <w:p w14:paraId="2412B19D" w14:textId="77777777" w:rsidR="00853CC9" w:rsidRPr="009338A4" w:rsidRDefault="00853CC9" w:rsidP="00516102">
      <w:pPr>
        <w:jc w:val="left"/>
        <w:rPr>
          <w:rFonts w:ascii="Times New Roman" w:hAnsi="Times New Roman" w:cs="Times New Roman" w:hint="eastAsia"/>
          <w:sz w:val="24"/>
          <w:szCs w:val="24"/>
        </w:rPr>
      </w:pPr>
    </w:p>
    <w:p w14:paraId="1D4B27F6" w14:textId="5D70D92A" w:rsidR="00463F1A" w:rsidRDefault="001C2F1E" w:rsidP="00516102">
      <w:pPr>
        <w:jc w:val="left"/>
        <w:rPr>
          <w:ins w:id="685" w:author="作者"/>
          <w:rFonts w:ascii="Times New Roman" w:hAnsi="Times New Roman" w:cs="Times New Roman"/>
          <w:sz w:val="24"/>
          <w:szCs w:val="24"/>
        </w:rPr>
      </w:pPr>
      <w:ins w:id="686" w:author="作者">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9338A4">
          <w:rPr>
            <w:rFonts w:ascii="Times New Roman" w:hAnsi="Times New Roman" w:cs="Times New Roman"/>
            <w:sz w:val="24"/>
            <w:szCs w:val="24"/>
          </w:rPr>
          <w:instrText>https://medium.com/analytics-vidhya/interpreting-acf-or-auto-correlation-plot-d12e9051cd14</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3A023F">
          <w:rPr>
            <w:rStyle w:val="Hyperlink"/>
            <w:rFonts w:ascii="Times New Roman" w:hAnsi="Times New Roman" w:cs="Times New Roman"/>
            <w:sz w:val="24"/>
            <w:szCs w:val="24"/>
          </w:rPr>
          <w:t>https://medium.com/analytics-vidhya/interpreting-acf-or-auto-correlation-plot-d12e9051cd14</w:t>
        </w:r>
        <w:r>
          <w:rPr>
            <w:rFonts w:ascii="Times New Roman" w:hAnsi="Times New Roman" w:cs="Times New Roman"/>
            <w:sz w:val="24"/>
            <w:szCs w:val="24"/>
          </w:rPr>
          <w:fldChar w:fldCharType="end"/>
        </w:r>
      </w:ins>
    </w:p>
    <w:p w14:paraId="545D3E6B" w14:textId="080F931B" w:rsidR="001C2F1E" w:rsidRDefault="001C2F1E" w:rsidP="00516102">
      <w:pPr>
        <w:jc w:val="left"/>
        <w:rPr>
          <w:rFonts w:ascii="Times New Roman" w:hAnsi="Times New Roman" w:cs="Times New Roman" w:hint="eastAsia"/>
          <w:sz w:val="24"/>
          <w:szCs w:val="24"/>
        </w:rPr>
      </w:pPr>
      <w:ins w:id="687" w:author="作者">
        <w:r w:rsidRPr="001C2F1E">
          <w:rPr>
            <w:rFonts w:ascii="Times New Roman" w:hAnsi="Times New Roman" w:cs="Times New Roman"/>
            <w:sz w:val="24"/>
            <w:szCs w:val="24"/>
          </w:rPr>
          <w:t>https://blog.csdn.net/fs01234/article/details/88914930</w:t>
        </w:r>
      </w:ins>
    </w:p>
    <w:p w14:paraId="6F605C59" w14:textId="657CE79E" w:rsidR="00463F1A" w:rsidRDefault="00E9006E" w:rsidP="00516102">
      <w:pPr>
        <w:jc w:val="left"/>
        <w:rPr>
          <w:ins w:id="688" w:author="作者"/>
          <w:rFonts w:ascii="Times New Roman" w:hAnsi="Times New Roman" w:cs="Times New Roman"/>
          <w:sz w:val="24"/>
          <w:szCs w:val="24"/>
          <w:lang w:val="en-CA"/>
        </w:rPr>
      </w:pPr>
      <w:ins w:id="689" w:author="作者">
        <w:r w:rsidRPr="00E9006E">
          <w:rPr>
            <w:rFonts w:ascii="Times New Roman" w:hAnsi="Times New Roman" w:cs="Times New Roman"/>
            <w:sz w:val="24"/>
            <w:szCs w:val="24"/>
            <w:lang w:val="en-CA"/>
          </w:rPr>
          <w:t>https://blog.csdn.net/fs01234/article/details/88914930</w:t>
        </w:r>
      </w:ins>
    </w:p>
    <w:p w14:paraId="02143902" w14:textId="39DA2A2C" w:rsidR="00825D12" w:rsidRDefault="00825D12" w:rsidP="00825D12">
      <w:pPr>
        <w:tabs>
          <w:tab w:val="left" w:pos="1042"/>
        </w:tabs>
        <w:rPr>
          <w:ins w:id="690" w:author="作者"/>
          <w:rFonts w:ascii="Times New Roman" w:hAnsi="Times New Roman" w:cs="Times New Roman"/>
          <w:sz w:val="24"/>
          <w:szCs w:val="24"/>
          <w:lang w:val="en-CA"/>
        </w:rPr>
      </w:pPr>
      <w:ins w:id="691" w:author="作者">
        <w:r>
          <w:rPr>
            <w:rFonts w:ascii="Times New Roman" w:hAnsi="Times New Roman" w:cs="Times New Roman"/>
            <w:sz w:val="24"/>
            <w:szCs w:val="24"/>
            <w:lang w:val="en-CA"/>
          </w:rPr>
          <w:fldChar w:fldCharType="begin"/>
        </w:r>
        <w:r>
          <w:rPr>
            <w:rFonts w:ascii="Times New Roman" w:hAnsi="Times New Roman" w:cs="Times New Roman"/>
            <w:sz w:val="24"/>
            <w:szCs w:val="24"/>
            <w:lang w:val="en-CA"/>
          </w:rPr>
          <w:instrText xml:space="preserve"> HYPERLINK "</w:instrText>
        </w:r>
        <w:r w:rsidRPr="00825D12">
          <w:rPr>
            <w:rFonts w:ascii="Times New Roman" w:hAnsi="Times New Roman" w:cs="Times New Roman"/>
            <w:sz w:val="24"/>
            <w:szCs w:val="24"/>
            <w:lang w:val="en-CA"/>
          </w:rPr>
          <w:instrText>https://blog.csdn.net/qq_40587575/article/details/81072334</w:instrText>
        </w:r>
        <w:r>
          <w:rPr>
            <w:rFonts w:ascii="Times New Roman" w:hAnsi="Times New Roman" w:cs="Times New Roman"/>
            <w:sz w:val="24"/>
            <w:szCs w:val="24"/>
            <w:lang w:val="en-CA"/>
          </w:rPr>
          <w:instrText xml:space="preserve">" </w:instrText>
        </w:r>
        <w:r>
          <w:rPr>
            <w:rFonts w:ascii="Times New Roman" w:hAnsi="Times New Roman" w:cs="Times New Roman"/>
            <w:sz w:val="24"/>
            <w:szCs w:val="24"/>
            <w:lang w:val="en-CA"/>
          </w:rPr>
          <w:fldChar w:fldCharType="separate"/>
        </w:r>
        <w:r w:rsidRPr="003A023F">
          <w:rPr>
            <w:rStyle w:val="Hyperlink"/>
            <w:rFonts w:ascii="Times New Roman" w:hAnsi="Times New Roman" w:cs="Times New Roman"/>
            <w:sz w:val="24"/>
            <w:szCs w:val="24"/>
            <w:lang w:val="en-CA"/>
          </w:rPr>
          <w:t>https://blog.csdn.net/qq_40587575/article/details/81072334</w:t>
        </w:r>
        <w:r>
          <w:rPr>
            <w:rFonts w:ascii="Times New Roman" w:hAnsi="Times New Roman" w:cs="Times New Roman"/>
            <w:sz w:val="24"/>
            <w:szCs w:val="24"/>
            <w:lang w:val="en-CA"/>
          </w:rPr>
          <w:fldChar w:fldCharType="end"/>
        </w:r>
      </w:ins>
    </w:p>
    <w:p w14:paraId="1A4F8C48" w14:textId="5160553F" w:rsidR="00825D12" w:rsidRDefault="00BD1092" w:rsidP="00825D12">
      <w:pPr>
        <w:tabs>
          <w:tab w:val="left" w:pos="1042"/>
        </w:tabs>
        <w:rPr>
          <w:ins w:id="692" w:author="作者"/>
          <w:rFonts w:ascii="Times New Roman" w:hAnsi="Times New Roman" w:cs="Times New Roman"/>
          <w:sz w:val="24"/>
          <w:szCs w:val="24"/>
          <w:lang w:val="en-CA"/>
        </w:rPr>
      </w:pPr>
      <w:ins w:id="693" w:author="作者">
        <w:r>
          <w:rPr>
            <w:rFonts w:ascii="Times New Roman" w:hAnsi="Times New Roman" w:cs="Times New Roman"/>
            <w:sz w:val="24"/>
            <w:szCs w:val="24"/>
            <w:lang w:val="en-CA"/>
          </w:rPr>
          <w:fldChar w:fldCharType="begin"/>
        </w:r>
        <w:r>
          <w:rPr>
            <w:rFonts w:ascii="Times New Roman" w:hAnsi="Times New Roman" w:cs="Times New Roman"/>
            <w:sz w:val="24"/>
            <w:szCs w:val="24"/>
            <w:lang w:val="en-CA"/>
          </w:rPr>
          <w:instrText xml:space="preserve"> HYPERLINK "</w:instrText>
        </w:r>
        <w:r w:rsidRPr="00825D12">
          <w:rPr>
            <w:rFonts w:ascii="Times New Roman" w:hAnsi="Times New Roman" w:cs="Times New Roman"/>
            <w:sz w:val="24"/>
            <w:szCs w:val="24"/>
            <w:lang w:val="en-CA"/>
          </w:rPr>
          <w:instrText>https://blog.csdn.net/weixin_49583390/article/details/121914303</w:instrText>
        </w:r>
        <w:r>
          <w:rPr>
            <w:rFonts w:ascii="Times New Roman" w:hAnsi="Times New Roman" w:cs="Times New Roman"/>
            <w:sz w:val="24"/>
            <w:szCs w:val="24"/>
            <w:lang w:val="en-CA"/>
          </w:rPr>
          <w:instrText xml:space="preserve">" </w:instrText>
        </w:r>
        <w:r>
          <w:rPr>
            <w:rFonts w:ascii="Times New Roman" w:hAnsi="Times New Roman" w:cs="Times New Roman"/>
            <w:sz w:val="24"/>
            <w:szCs w:val="24"/>
            <w:lang w:val="en-CA"/>
          </w:rPr>
          <w:fldChar w:fldCharType="separate"/>
        </w:r>
        <w:r w:rsidRPr="003A023F">
          <w:rPr>
            <w:rStyle w:val="Hyperlink"/>
            <w:rFonts w:ascii="Times New Roman" w:hAnsi="Times New Roman" w:cs="Times New Roman"/>
            <w:sz w:val="24"/>
            <w:szCs w:val="24"/>
            <w:lang w:val="en-CA"/>
          </w:rPr>
          <w:t>https://blog.csdn.net/weixin_49583390/article/details/121914303</w:t>
        </w:r>
        <w:r>
          <w:rPr>
            <w:rFonts w:ascii="Times New Roman" w:hAnsi="Times New Roman" w:cs="Times New Roman"/>
            <w:sz w:val="24"/>
            <w:szCs w:val="24"/>
            <w:lang w:val="en-CA"/>
          </w:rPr>
          <w:fldChar w:fldCharType="end"/>
        </w:r>
      </w:ins>
    </w:p>
    <w:p w14:paraId="49A52213" w14:textId="54DFA991" w:rsidR="00BD1092" w:rsidRPr="00BD1092" w:rsidRDefault="00BD1092" w:rsidP="00BD1092">
      <w:pPr>
        <w:widowControl/>
        <w:shd w:val="clear" w:color="auto" w:fill="FFFFFF"/>
        <w:spacing w:line="285" w:lineRule="atLeast"/>
        <w:jc w:val="left"/>
        <w:rPr>
          <w:ins w:id="694" w:author="作者"/>
          <w:rFonts w:ascii="Consolas" w:eastAsia="SimSun" w:hAnsi="Consolas" w:cs="SimSun"/>
          <w:color w:val="000000"/>
          <w:kern w:val="0"/>
          <w:szCs w:val="21"/>
        </w:rPr>
      </w:pPr>
      <w:ins w:id="695" w:author="作者">
        <w:r w:rsidRPr="00BD1092">
          <w:rPr>
            <w:rFonts w:ascii="Consolas" w:eastAsia="SimSun" w:hAnsi="Consolas" w:cs="SimSun"/>
            <w:color w:val="008000"/>
            <w:kern w:val="0"/>
            <w:szCs w:val="21"/>
          </w:rPr>
          <w:t>https://blog.csdn.net/fs01234/article/details/88914930  #ARIMA</w:t>
        </w:r>
        <w:r w:rsidRPr="00BD1092">
          <w:rPr>
            <w:rFonts w:ascii="Consolas" w:eastAsia="SimSun" w:hAnsi="Consolas" w:cs="SimSun"/>
            <w:color w:val="008000"/>
            <w:kern w:val="0"/>
            <w:szCs w:val="21"/>
          </w:rPr>
          <w:t>（</w:t>
        </w:r>
        <w:r w:rsidRPr="00BD1092">
          <w:rPr>
            <w:rFonts w:ascii="Consolas" w:eastAsia="SimSun" w:hAnsi="Consolas" w:cs="SimSun"/>
            <w:color w:val="008000"/>
            <w:kern w:val="0"/>
            <w:szCs w:val="21"/>
          </w:rPr>
          <w:t>p,d,q</w:t>
        </w:r>
        <w:r w:rsidRPr="00BD1092">
          <w:rPr>
            <w:rFonts w:ascii="Consolas" w:eastAsia="SimSun" w:hAnsi="Consolas" w:cs="SimSun"/>
            <w:color w:val="008000"/>
            <w:kern w:val="0"/>
            <w:szCs w:val="21"/>
          </w:rPr>
          <w:t>）模型原理及其实现</w:t>
        </w:r>
        <w:r w:rsidRPr="00BD1092">
          <w:rPr>
            <w:rFonts w:ascii="Consolas" w:eastAsia="SimSun" w:hAnsi="Consolas" w:cs="SimSun"/>
            <w:color w:val="008000"/>
            <w:kern w:val="0"/>
            <w:szCs w:val="21"/>
          </w:rPr>
          <w:t xml:space="preserve"> --------python</w:t>
        </w:r>
      </w:ins>
    </w:p>
    <w:p w14:paraId="45FB88F0" w14:textId="0F2F7980" w:rsidR="005C56EE" w:rsidRPr="005C56EE" w:rsidRDefault="005C56EE" w:rsidP="005C56EE">
      <w:pPr>
        <w:widowControl/>
        <w:shd w:val="clear" w:color="auto" w:fill="FFFFFF"/>
        <w:spacing w:line="285" w:lineRule="atLeast"/>
        <w:jc w:val="left"/>
        <w:rPr>
          <w:ins w:id="696" w:author="作者"/>
          <w:rFonts w:ascii="Consolas" w:eastAsia="SimSun" w:hAnsi="Consolas" w:cs="SimSun"/>
          <w:color w:val="000000"/>
          <w:kern w:val="0"/>
          <w:szCs w:val="21"/>
        </w:rPr>
      </w:pPr>
      <w:ins w:id="697" w:author="作者">
        <w:r w:rsidRPr="005C56EE">
          <w:rPr>
            <w:rFonts w:ascii="Consolas" w:eastAsia="SimSun" w:hAnsi="Consolas" w:cs="SimSun"/>
            <w:color w:val="008000"/>
            <w:kern w:val="0"/>
            <w:szCs w:val="21"/>
          </w:rPr>
          <w:t>https://blog.csdn.net/weixin_49583390/article/details/121914303</w:t>
        </w:r>
      </w:ins>
    </w:p>
    <w:p w14:paraId="483063A9" w14:textId="32DD65EA" w:rsidR="009C1D25" w:rsidRPr="009C1D25" w:rsidRDefault="009C1D25" w:rsidP="009C1D25">
      <w:pPr>
        <w:widowControl/>
        <w:shd w:val="clear" w:color="auto" w:fill="FFFFFF"/>
        <w:spacing w:line="285" w:lineRule="atLeast"/>
        <w:jc w:val="left"/>
        <w:rPr>
          <w:ins w:id="698" w:author="作者"/>
          <w:rFonts w:ascii="Consolas" w:eastAsia="SimSun" w:hAnsi="Consolas" w:cs="SimSun"/>
          <w:color w:val="000000"/>
          <w:kern w:val="0"/>
          <w:szCs w:val="21"/>
        </w:rPr>
      </w:pPr>
      <w:ins w:id="699" w:author="作者">
        <w:r w:rsidRPr="009C1D25">
          <w:rPr>
            <w:rFonts w:ascii="Consolas" w:eastAsia="SimSun" w:hAnsi="Consolas" w:cs="SimSun"/>
            <w:color w:val="008000"/>
            <w:kern w:val="0"/>
            <w:szCs w:val="21"/>
          </w:rPr>
          <w:t>https://wiki.mbalib.com/wiki/%E6%9C%80%E5%B0%8F%E4%BA%8C%E4%B9%98%E6%B3%95</w:t>
        </w:r>
      </w:ins>
    </w:p>
    <w:p w14:paraId="71F37A52" w14:textId="69CA9285" w:rsidR="00BC0ED1" w:rsidRPr="00BC0ED1" w:rsidRDefault="00BC0ED1" w:rsidP="00BC0ED1">
      <w:pPr>
        <w:widowControl/>
        <w:shd w:val="clear" w:color="auto" w:fill="FFFFFF"/>
        <w:spacing w:line="285" w:lineRule="atLeast"/>
        <w:jc w:val="left"/>
        <w:rPr>
          <w:ins w:id="700" w:author="作者"/>
          <w:rFonts w:ascii="Consolas" w:eastAsia="SimSun" w:hAnsi="Consolas" w:cs="SimSun"/>
          <w:color w:val="000000"/>
          <w:kern w:val="0"/>
          <w:szCs w:val="21"/>
        </w:rPr>
      </w:pPr>
      <w:ins w:id="701" w:author="作者">
        <w:r w:rsidRPr="00BC0ED1">
          <w:rPr>
            <w:rFonts w:ascii="Consolas" w:eastAsia="SimSun" w:hAnsi="Consolas" w:cs="SimSun"/>
            <w:color w:val="008000"/>
            <w:kern w:val="0"/>
            <w:szCs w:val="21"/>
          </w:rPr>
          <w:t>http://www.statsmodels.org/stable/generated/statsmodels.tsa.stattools.adfuller.html?</w:t>
        </w:r>
      </w:ins>
    </w:p>
    <w:p w14:paraId="302B1110" w14:textId="77777777" w:rsidR="007C4386" w:rsidRPr="007C4386" w:rsidRDefault="007C4386" w:rsidP="007C4386">
      <w:pPr>
        <w:widowControl/>
        <w:shd w:val="clear" w:color="auto" w:fill="FFFFFF"/>
        <w:spacing w:line="285" w:lineRule="atLeast"/>
        <w:jc w:val="left"/>
        <w:rPr>
          <w:ins w:id="702" w:author="作者"/>
          <w:rFonts w:ascii="Consolas" w:eastAsia="SimSun" w:hAnsi="Consolas" w:cs="SimSun"/>
          <w:color w:val="000000"/>
          <w:kern w:val="0"/>
          <w:szCs w:val="21"/>
        </w:rPr>
      </w:pPr>
      <w:ins w:id="703" w:author="作者">
        <w:r w:rsidRPr="007C4386">
          <w:rPr>
            <w:rFonts w:ascii="Consolas" w:eastAsia="SimSun" w:hAnsi="Consolas" w:cs="SimSun"/>
            <w:color w:val="008000"/>
            <w:kern w:val="0"/>
            <w:szCs w:val="21"/>
          </w:rPr>
          <w:t>https://mp.weixin.qq.com/s/rPeWlC7EdNto57ZsFvZ-ug</w:t>
        </w:r>
      </w:ins>
    </w:p>
    <w:p w14:paraId="782A38C7" w14:textId="77777777" w:rsidR="00326F6A" w:rsidRPr="00326F6A" w:rsidRDefault="00326F6A" w:rsidP="00326F6A">
      <w:pPr>
        <w:widowControl/>
        <w:shd w:val="clear" w:color="auto" w:fill="FFFFFF"/>
        <w:spacing w:line="285" w:lineRule="atLeast"/>
        <w:jc w:val="left"/>
        <w:rPr>
          <w:ins w:id="704" w:author="作者"/>
          <w:rFonts w:ascii="Consolas" w:eastAsia="SimSun" w:hAnsi="Consolas" w:cs="SimSun"/>
          <w:color w:val="000000"/>
          <w:kern w:val="0"/>
          <w:szCs w:val="21"/>
        </w:rPr>
      </w:pPr>
      <w:ins w:id="705" w:author="作者">
        <w:r w:rsidRPr="00326F6A">
          <w:rPr>
            <w:rFonts w:ascii="Consolas" w:eastAsia="SimSun" w:hAnsi="Consolas" w:cs="SimSun"/>
            <w:color w:val="008000"/>
            <w:kern w:val="0"/>
            <w:szCs w:val="21"/>
          </w:rPr>
          <w:t># https://www.machinelearningplus.com/time-series/arima-model-time-series-forecasting-python/</w:t>
        </w:r>
      </w:ins>
    </w:p>
    <w:p w14:paraId="06D11D29" w14:textId="6A0136F4" w:rsidR="00326F6A" w:rsidRDefault="00462A00" w:rsidP="00326F6A">
      <w:pPr>
        <w:widowControl/>
        <w:shd w:val="clear" w:color="auto" w:fill="FFFFFF"/>
        <w:spacing w:line="285" w:lineRule="atLeast"/>
        <w:jc w:val="left"/>
        <w:rPr>
          <w:ins w:id="706" w:author="作者"/>
          <w:rFonts w:ascii="Consolas" w:eastAsia="SimSun" w:hAnsi="Consolas" w:cs="SimSun"/>
          <w:color w:val="000000"/>
          <w:kern w:val="0"/>
          <w:szCs w:val="21"/>
        </w:rPr>
      </w:pPr>
      <w:ins w:id="707" w:author="作者">
        <w:r>
          <w:rPr>
            <w:rFonts w:ascii="Consolas" w:eastAsia="SimSun" w:hAnsi="Consolas" w:cs="SimSun"/>
            <w:color w:val="000000"/>
            <w:kern w:val="0"/>
            <w:szCs w:val="21"/>
          </w:rPr>
          <w:fldChar w:fldCharType="begin"/>
        </w:r>
        <w:r>
          <w:rPr>
            <w:rFonts w:ascii="Consolas" w:eastAsia="SimSun" w:hAnsi="Consolas" w:cs="SimSun"/>
            <w:color w:val="000000"/>
            <w:kern w:val="0"/>
            <w:szCs w:val="21"/>
          </w:rPr>
          <w:instrText xml:space="preserve"> HYPERLINK "</w:instrText>
        </w:r>
        <w:r w:rsidRPr="00AA53A1">
          <w:rPr>
            <w:rFonts w:ascii="Consolas" w:eastAsia="SimSun" w:hAnsi="Consolas" w:cs="SimSun"/>
            <w:color w:val="000000"/>
            <w:kern w:val="0"/>
            <w:szCs w:val="21"/>
          </w:rPr>
          <w:instrText>https://www.cnblogs.com/LOSKI/p/10639621.html</w:instrText>
        </w:r>
        <w:r>
          <w:rPr>
            <w:rFonts w:ascii="Consolas" w:eastAsia="SimSun" w:hAnsi="Consolas" w:cs="SimSun"/>
            <w:color w:val="000000"/>
            <w:kern w:val="0"/>
            <w:szCs w:val="21"/>
          </w:rPr>
          <w:instrText xml:space="preserve">" </w:instrText>
        </w:r>
        <w:r>
          <w:rPr>
            <w:rFonts w:ascii="Consolas" w:eastAsia="SimSun" w:hAnsi="Consolas" w:cs="SimSun"/>
            <w:color w:val="000000"/>
            <w:kern w:val="0"/>
            <w:szCs w:val="21"/>
          </w:rPr>
          <w:fldChar w:fldCharType="separate"/>
        </w:r>
        <w:r w:rsidRPr="003A023F">
          <w:rPr>
            <w:rStyle w:val="Hyperlink"/>
            <w:rFonts w:ascii="Consolas" w:eastAsia="SimSun" w:hAnsi="Consolas" w:cs="SimSun"/>
            <w:kern w:val="0"/>
            <w:szCs w:val="21"/>
          </w:rPr>
          <w:t>https://www.cnblogs.com/LOSKI/p/10639621.html</w:t>
        </w:r>
        <w:r>
          <w:rPr>
            <w:rFonts w:ascii="Consolas" w:eastAsia="SimSun" w:hAnsi="Consolas" w:cs="SimSun"/>
            <w:color w:val="000000"/>
            <w:kern w:val="0"/>
            <w:szCs w:val="21"/>
          </w:rPr>
          <w:fldChar w:fldCharType="end"/>
        </w:r>
      </w:ins>
    </w:p>
    <w:p w14:paraId="785E426C" w14:textId="56F53447" w:rsidR="00462A00" w:rsidRPr="00326F6A" w:rsidRDefault="00462A00" w:rsidP="00326F6A">
      <w:pPr>
        <w:widowControl/>
        <w:shd w:val="clear" w:color="auto" w:fill="FFFFFF"/>
        <w:spacing w:line="285" w:lineRule="atLeast"/>
        <w:jc w:val="left"/>
        <w:rPr>
          <w:ins w:id="708" w:author="作者"/>
          <w:rFonts w:ascii="Consolas" w:eastAsia="SimSun" w:hAnsi="Consolas" w:cs="SimSun" w:hint="eastAsia"/>
          <w:color w:val="000000"/>
          <w:kern w:val="0"/>
          <w:szCs w:val="21"/>
        </w:rPr>
      </w:pPr>
      <w:ins w:id="709" w:author="作者">
        <w:r w:rsidRPr="00462A00">
          <w:rPr>
            <w:rFonts w:ascii="Consolas" w:eastAsia="SimSun" w:hAnsi="Consolas" w:cs="SimSun"/>
            <w:color w:val="000000"/>
            <w:kern w:val="0"/>
            <w:szCs w:val="21"/>
          </w:rPr>
          <w:t>https://blog.csdn.net/qq_39507748/article/details/110695417</w:t>
        </w:r>
      </w:ins>
    </w:p>
    <w:p w14:paraId="0C55E43E" w14:textId="77777777" w:rsidR="00BD1092" w:rsidRPr="00825D12" w:rsidRDefault="00BD1092" w:rsidP="00825D12">
      <w:pPr>
        <w:tabs>
          <w:tab w:val="left" w:pos="1042"/>
        </w:tabs>
        <w:rPr>
          <w:rFonts w:ascii="Times New Roman" w:hAnsi="Times New Roman" w:cs="Times New Roman" w:hint="eastAsia"/>
          <w:sz w:val="24"/>
          <w:szCs w:val="24"/>
          <w:lang w:val="en-CA"/>
        </w:rPr>
        <w:pPrChange w:id="710" w:author="作者">
          <w:pPr>
            <w:jc w:val="left"/>
          </w:pPr>
        </w:pPrChange>
      </w:pPr>
    </w:p>
    <w:sectPr w:rsidR="00BD1092" w:rsidRPr="00825D1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408250CE" w14:textId="77777777" w:rsidR="005A784D" w:rsidRDefault="005A784D" w:rsidP="00981BE6">
      <w:pPr>
        <w:pStyle w:val="CommentText"/>
      </w:pPr>
      <w:r>
        <w:rPr>
          <w:rStyle w:val="CommentReference"/>
        </w:rPr>
        <w:annotationRef/>
      </w:r>
      <w:r>
        <w:t xml:space="preserve">Better use example of fossil CO2 emission, e.g.,  </w:t>
      </w:r>
      <w:r>
        <w:rPr>
          <w:color w:val="4C9BDB"/>
        </w:rPr>
        <w:t>coal (40%), oil (32%), gas (21%)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8250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8250CE" w16cid:durableId="271D2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4A649" w14:textId="77777777" w:rsidR="006953F3" w:rsidRDefault="006953F3" w:rsidP="00AA0ECC">
      <w:r>
        <w:separator/>
      </w:r>
    </w:p>
  </w:endnote>
  <w:endnote w:type="continuationSeparator" w:id="0">
    <w:p w14:paraId="3123048A" w14:textId="77777777" w:rsidR="006953F3" w:rsidRDefault="006953F3" w:rsidP="00AA0ECC">
      <w:r>
        <w:continuationSeparator/>
      </w:r>
    </w:p>
  </w:endnote>
  <w:endnote w:type="continuationNotice" w:id="1">
    <w:p w14:paraId="5A0A7A92" w14:textId="77777777" w:rsidR="006953F3" w:rsidRDefault="006953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Microsoft YaHei"/>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MS Mincho">
    <w:altName w:val="Yu Gothic"/>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99F7A" w14:textId="77777777" w:rsidR="006953F3" w:rsidRDefault="006953F3" w:rsidP="00AA0ECC">
      <w:r>
        <w:separator/>
      </w:r>
    </w:p>
  </w:footnote>
  <w:footnote w:type="continuationSeparator" w:id="0">
    <w:p w14:paraId="3DAADCF6" w14:textId="77777777" w:rsidR="006953F3" w:rsidRDefault="006953F3" w:rsidP="00AA0ECC">
      <w:r>
        <w:continuationSeparator/>
      </w:r>
    </w:p>
  </w:footnote>
  <w:footnote w:type="continuationNotice" w:id="1">
    <w:p w14:paraId="11E96E08" w14:textId="77777777" w:rsidR="006953F3" w:rsidRDefault="006953F3"/>
  </w:footnote>
  <w:footnote w:id="2">
    <w:p w14:paraId="0F76C5EC" w14:textId="1FFA7216" w:rsidR="00777284" w:rsidDel="008A19A3" w:rsidRDefault="00777284">
      <w:pPr>
        <w:pStyle w:val="FootnoteText"/>
        <w:rPr>
          <w:del w:id="46" w:author="作者"/>
        </w:rPr>
      </w:pPr>
      <w:ins w:id="47" w:author="作者">
        <w:del w:id="48" w:author="作者">
          <w:r w:rsidDel="008A19A3">
            <w:rPr>
              <w:rStyle w:val="FootnoteReference"/>
            </w:rPr>
            <w:footnoteRef/>
          </w:r>
          <w:r w:rsidDel="008A19A3">
            <w:delText xml:space="preserve"> </w:delText>
          </w:r>
          <w:r w:rsidRPr="00690124" w:rsidDel="008A19A3">
            <w:rPr>
              <w:rPrChange w:id="49" w:author="作者">
                <w:rPr>
                  <w:rStyle w:val="Hyperlink"/>
                </w:rPr>
              </w:rPrChange>
            </w:rPr>
            <w:delText>https://en.wikipedia.org/wiki/Augmented_Dickey%E2%80%93Fuller_test</w:delText>
          </w:r>
          <w:r w:rsidDel="008A19A3">
            <w:delText xml:space="preserve"> </w:delText>
          </w:r>
        </w:del>
      </w:ins>
    </w:p>
  </w:footnote>
  <w:footnote w:id="3">
    <w:p w14:paraId="7D1EA5EB" w14:textId="7C6A065E" w:rsidR="00195862" w:rsidDel="000A718F" w:rsidRDefault="00195862">
      <w:pPr>
        <w:pStyle w:val="FootnoteText"/>
        <w:rPr>
          <w:del w:id="51" w:author="作者"/>
        </w:rPr>
      </w:pPr>
      <w:ins w:id="52" w:author="作者">
        <w:del w:id="53" w:author="作者">
          <w:r w:rsidDel="000A718F">
            <w:rPr>
              <w:rStyle w:val="FootnoteReference"/>
            </w:rPr>
            <w:footnoteRef/>
          </w:r>
          <w:r w:rsidDel="000A718F">
            <w:delText xml:space="preserve"> </w:delText>
          </w:r>
          <w:r w:rsidRPr="00690124" w:rsidDel="000A718F">
            <w:rPr>
              <w:rPrChange w:id="54" w:author="作者">
                <w:rPr>
                  <w:rStyle w:val="Hyperlink"/>
                </w:rPr>
              </w:rPrChange>
            </w:rPr>
            <w:delText>https://medium.com/analytics-vidhya/interpreting-acf-or-auto-correlation-plot-d12e9051cd14</w:delText>
          </w:r>
          <w:r w:rsidDel="000A718F">
            <w:delText xml:space="preserve"> </w:delText>
          </w:r>
        </w:del>
      </w:ins>
    </w:p>
  </w:footnote>
  <w:footnote w:id="4">
    <w:p w14:paraId="0E9D8FC4" w14:textId="1B3326F0" w:rsidR="008F660E" w:rsidRDefault="008F660E">
      <w:pPr>
        <w:pStyle w:val="FootnoteText"/>
        <w:rPr>
          <w:del w:id="92" w:author="作者"/>
          <w:rFonts w:hint="eastAsia"/>
        </w:rPr>
      </w:pPr>
      <w:ins w:id="93" w:author="作者">
        <w:del w:id="94" w:author="作者">
          <w:r>
            <w:rPr>
              <w:rStyle w:val="FootnoteReference"/>
            </w:rPr>
            <w:footnoteRef/>
          </w:r>
          <w:r>
            <w:delText xml:space="preserve"> </w:delText>
          </w:r>
          <w:r>
            <w:fldChar w:fldCharType="begin"/>
          </w:r>
          <w:r>
            <w:delInstrText xml:space="preserve"> HYPERLINK "</w:delInstrText>
          </w:r>
          <w:r w:rsidRPr="008F660E">
            <w:delInstrText>https://www.machinelearningplus.com/time-series/augmented-dickey-fuller-test/</w:delInstrText>
          </w:r>
          <w:r>
            <w:delInstrText xml:space="preserve">" </w:delInstrText>
          </w:r>
          <w:r>
            <w:fldChar w:fldCharType="separate"/>
          </w:r>
          <w:r w:rsidRPr="00667BFA">
            <w:rPr>
              <w:rStyle w:val="Hyperlink"/>
            </w:rPr>
            <w:delText>https://www.machinelearningplus.com/time-series/augmented-dickey-fuller-test/</w:delText>
          </w:r>
          <w:r>
            <w:fldChar w:fldCharType="end"/>
          </w:r>
          <w:r>
            <w:delText xml:space="preserve"> </w:delText>
          </w:r>
        </w:del>
      </w:ins>
    </w:p>
  </w:footnote>
  <w:footnote w:id="5">
    <w:p w14:paraId="198B3B68" w14:textId="77777777" w:rsidR="0090709A" w:rsidRDefault="0090709A" w:rsidP="0090709A">
      <w:pPr>
        <w:pStyle w:val="FootnoteText"/>
        <w:rPr>
          <w:ins w:id="111" w:author="作者"/>
          <w:del w:id="112" w:author="作者"/>
          <w:rFonts w:hint="eastAsia"/>
        </w:rPr>
      </w:pPr>
      <w:ins w:id="113" w:author="作者">
        <w:del w:id="114" w:author="作者">
          <w:r>
            <w:rPr>
              <w:rStyle w:val="FootnoteReference"/>
            </w:rPr>
            <w:footnoteRef/>
          </w:r>
          <w:r>
            <w:delText xml:space="preserve"> </w:delText>
          </w:r>
          <w:r>
            <w:fldChar w:fldCharType="begin"/>
          </w:r>
          <w:r>
            <w:delInstrText xml:space="preserve"> HYPERLINK "</w:delInstrText>
          </w:r>
          <w:r w:rsidRPr="008F660E">
            <w:delInstrText>https://www.machinelearningplus.com/time-series/augmented-dickey-fuller-test/</w:delInstrText>
          </w:r>
          <w:r>
            <w:delInstrText xml:space="preserve">" </w:delInstrText>
          </w:r>
          <w:r>
            <w:fldChar w:fldCharType="separate"/>
          </w:r>
          <w:r w:rsidRPr="00667BFA">
            <w:rPr>
              <w:rStyle w:val="Hyperlink"/>
            </w:rPr>
            <w:delText>https://www.machinelearningplus.com/time-series/augmented-dickey-fuller-test/</w:delText>
          </w:r>
          <w:r>
            <w:fldChar w:fldCharType="end"/>
          </w:r>
          <w:r>
            <w:delText xml:space="preserve"> </w:delText>
          </w:r>
        </w:del>
      </w:ins>
    </w:p>
  </w:footnote>
  <w:footnote w:id="6">
    <w:p w14:paraId="5E24F7E8" w14:textId="5B2F18A3" w:rsidR="00C04087" w:rsidDel="00A05000" w:rsidRDefault="00C04087">
      <w:pPr>
        <w:pStyle w:val="FootnoteText"/>
        <w:rPr>
          <w:del w:id="138" w:author="作者"/>
          <w:rFonts w:hint="eastAsia"/>
        </w:rPr>
      </w:pPr>
      <w:ins w:id="139" w:author="作者">
        <w:del w:id="140" w:author="作者">
          <w:r w:rsidDel="00A05000">
            <w:rPr>
              <w:rStyle w:val="FootnoteReference"/>
            </w:rPr>
            <w:footnoteRef/>
          </w:r>
          <w:r w:rsidDel="00A05000">
            <w:delText xml:space="preserve"> </w:delText>
          </w:r>
          <w:r w:rsidDel="00A05000">
            <w:fldChar w:fldCharType="begin"/>
          </w:r>
          <w:r w:rsidDel="00A05000">
            <w:delInstrText xml:space="preserve"> HYPERLINK "</w:delInstrText>
          </w:r>
          <w:r w:rsidRPr="00C04087" w:rsidDel="00A05000">
            <w:delInstrText>https://www.baeldung.com/cs/acf-pacf-plots-arma-modeling</w:delInstrText>
          </w:r>
          <w:r w:rsidDel="00A05000">
            <w:delInstrText xml:space="preserve">" </w:delInstrText>
          </w:r>
          <w:r w:rsidDel="00A05000">
            <w:fldChar w:fldCharType="separate"/>
          </w:r>
          <w:r w:rsidRPr="00667BFA" w:rsidDel="00A05000">
            <w:rPr>
              <w:rStyle w:val="Hyperlink"/>
            </w:rPr>
            <w:delText>https://www.baeldung.com/cs/acf-pacf-plots-arma-modeling</w:delText>
          </w:r>
          <w:r w:rsidDel="00A05000">
            <w:fldChar w:fldCharType="end"/>
          </w:r>
          <w:r w:rsidDel="00A05000">
            <w:delText xml:space="preserve"> </w:delText>
          </w:r>
        </w:del>
      </w:ins>
    </w:p>
  </w:footnote>
  <w:footnote w:id="7">
    <w:p w14:paraId="63D4A188" w14:textId="3849F783" w:rsidR="000834B1" w:rsidRDefault="000834B1">
      <w:pPr>
        <w:pStyle w:val="FootnoteText"/>
        <w:rPr>
          <w:rFonts w:hint="eastAsia"/>
        </w:rPr>
      </w:pPr>
      <w:ins w:id="476" w:author="作者">
        <w:del w:id="477" w:author="作者">
          <w:r w:rsidDel="00BB788D">
            <w:rPr>
              <w:rStyle w:val="FootnoteReference"/>
            </w:rPr>
            <w:footnoteRef/>
          </w:r>
          <w:r w:rsidDel="00BB788D">
            <w:delText xml:space="preserve"> </w:delText>
          </w:r>
          <w:r w:rsidDel="00BB788D">
            <w:fldChar w:fldCharType="begin"/>
          </w:r>
          <w:r w:rsidDel="00BB788D">
            <w:delInstrText xml:space="preserve"> HYPERLINK "</w:delInstrText>
          </w:r>
          <w:r w:rsidRPr="000834B1" w:rsidDel="00BB788D">
            <w:delInstrText>https://en.wikipedia.org/wiki/Akaike_information_criterion</w:delInstrText>
          </w:r>
          <w:r w:rsidDel="00BB788D">
            <w:delInstrText xml:space="preserve">" </w:delInstrText>
          </w:r>
          <w:r w:rsidDel="00BB788D">
            <w:fldChar w:fldCharType="separate"/>
          </w:r>
          <w:r w:rsidRPr="00667BFA" w:rsidDel="00BB788D">
            <w:rPr>
              <w:rStyle w:val="Hyperlink"/>
            </w:rPr>
            <w:delText>https://en.wikipedia.org/wiki/Akaike_information_criterion</w:delText>
          </w:r>
          <w:r w:rsidDel="00BB788D">
            <w:fldChar w:fldCharType="end"/>
          </w:r>
          <w:r w:rsidDel="00BB788D">
            <w:delText xml:space="preserve"> </w:delText>
          </w:r>
        </w:del>
      </w:ins>
    </w:p>
  </w:footnote>
  <w:footnote w:id="8">
    <w:p w14:paraId="372DAE6B" w14:textId="4E2DEB3A" w:rsidR="007A500D" w:rsidRDefault="007A500D">
      <w:pPr>
        <w:pStyle w:val="FootnoteText"/>
        <w:rPr>
          <w:rFonts w:hint="eastAsia"/>
        </w:rPr>
      </w:pPr>
      <w:ins w:id="478" w:author="作者">
        <w:del w:id="479" w:author="作者">
          <w:r w:rsidDel="00BB788D">
            <w:rPr>
              <w:rStyle w:val="FootnoteReference"/>
            </w:rPr>
            <w:footnoteRef/>
          </w:r>
          <w:r w:rsidDel="00BB788D">
            <w:delText xml:space="preserve"> </w:delText>
          </w:r>
          <w:r w:rsidDel="00BB788D">
            <w:fldChar w:fldCharType="begin"/>
          </w:r>
          <w:r w:rsidDel="00BB788D">
            <w:delInstrText xml:space="preserve"> HYPERLINK "</w:delInstrText>
          </w:r>
          <w:r w:rsidRPr="007A500D" w:rsidDel="00BB788D">
            <w:delInstrText>https://en.wikipedia.org/wiki/Bayesian_information_criterion</w:delInstrText>
          </w:r>
          <w:r w:rsidDel="00BB788D">
            <w:delInstrText xml:space="preserve">" </w:delInstrText>
          </w:r>
          <w:r w:rsidDel="00BB788D">
            <w:fldChar w:fldCharType="separate"/>
          </w:r>
          <w:r w:rsidRPr="00667BFA" w:rsidDel="00BB788D">
            <w:rPr>
              <w:rStyle w:val="Hyperlink"/>
            </w:rPr>
            <w:delText>https://en.wikipedia.org/wiki/Bayesian_information_criterion</w:delText>
          </w:r>
          <w:r w:rsidDel="00BB788D">
            <w:fldChar w:fldCharType="end"/>
          </w:r>
          <w:r w:rsidDel="00BB788D">
            <w:delText xml:space="preserve"> </w:delText>
          </w:r>
        </w:del>
      </w:ins>
    </w:p>
  </w:footnote>
  <w:footnote w:id="9">
    <w:p w14:paraId="0A543348" w14:textId="3CF0E6E2" w:rsidR="007714CE" w:rsidDel="008C409A" w:rsidRDefault="000A718F">
      <w:pPr>
        <w:pStyle w:val="FootnoteText"/>
        <w:rPr>
          <w:del w:id="602" w:author="作者"/>
          <w:rFonts w:hint="eastAsia"/>
        </w:rPr>
      </w:pPr>
      <w:ins w:id="603" w:author="作者">
        <w:del w:id="604" w:author="作者">
          <w:r w:rsidDel="008C409A">
            <w:rPr>
              <w:rStyle w:val="FootnoteReference"/>
            </w:rPr>
            <w:footnoteRef/>
          </w:r>
        </w:del>
      </w:ins>
      <w:moveFromRangeStart w:id="605" w:author="作者" w:name="move119438015"/>
      <w:moveFrom w:id="606" w:author="作者">
        <w:ins w:id="607" w:author="作者">
          <w:del w:id="608" w:author="作者">
            <w:r w:rsidR="007714CE" w:rsidDel="008C409A">
              <w:rPr>
                <w:rStyle w:val="FootnoteReference"/>
              </w:rPr>
              <w:footnoteRef/>
            </w:r>
            <w:r w:rsidR="007714CE" w:rsidDel="008C409A">
              <w:delText xml:space="preserve"> </w:delText>
            </w:r>
            <w:r w:rsidR="00703187" w:rsidDel="008C409A">
              <w:fldChar w:fldCharType="begin"/>
            </w:r>
            <w:r w:rsidR="00703187" w:rsidDel="008C409A">
              <w:delInstrText xml:space="preserve"> HYPERLINK "</w:delInstrText>
            </w:r>
            <w:r w:rsidR="00703187" w:rsidRPr="007714CE" w:rsidDel="008C409A">
              <w:delInstrText>https://otexts.com/fpp3/long-short-ts.html</w:delInstrText>
            </w:r>
            <w:r w:rsidR="00703187" w:rsidDel="008C409A">
              <w:delInstrText xml:space="preserve">" </w:delInstrText>
            </w:r>
            <w:r w:rsidR="00703187" w:rsidDel="008C409A">
              <w:fldChar w:fldCharType="separate"/>
            </w:r>
            <w:r w:rsidR="00703187" w:rsidRPr="00667BFA" w:rsidDel="008C409A">
              <w:rPr>
                <w:rStyle w:val="Hyperlink"/>
              </w:rPr>
              <w:delText>https://otexts.com/fpp3/long-short-ts.html</w:delText>
            </w:r>
            <w:r w:rsidR="00703187" w:rsidDel="008C409A">
              <w:fldChar w:fldCharType="end"/>
            </w:r>
            <w:r w:rsidR="00703187" w:rsidDel="008C409A">
              <w:delText xml:space="preserve"> </w:delText>
            </w:r>
          </w:del>
        </w:ins>
      </w:moveFrom>
      <w:moveFromRangeEnd w:id="605"/>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20E11"/>
    <w:multiLevelType w:val="hybridMultilevel"/>
    <w:tmpl w:val="A134E0FE"/>
    <w:lvl w:ilvl="0" w:tplc="2DE29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3A7E7F"/>
    <w:multiLevelType w:val="multilevel"/>
    <w:tmpl w:val="A658EC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A037F9E"/>
    <w:multiLevelType w:val="multilevel"/>
    <w:tmpl w:val="50F2D2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30598897">
    <w:abstractNumId w:val="1"/>
  </w:num>
  <w:num w:numId="2" w16cid:durableId="861169501">
    <w:abstractNumId w:val="0"/>
  </w:num>
  <w:num w:numId="3" w16cid:durableId="12259173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F04"/>
    <w:rsid w:val="000036E7"/>
    <w:rsid w:val="00022B83"/>
    <w:rsid w:val="00027F6F"/>
    <w:rsid w:val="000304C4"/>
    <w:rsid w:val="000313F3"/>
    <w:rsid w:val="00036E50"/>
    <w:rsid w:val="00037158"/>
    <w:rsid w:val="00046DF2"/>
    <w:rsid w:val="00047374"/>
    <w:rsid w:val="000473B6"/>
    <w:rsid w:val="000504E7"/>
    <w:rsid w:val="0005068B"/>
    <w:rsid w:val="00052C63"/>
    <w:rsid w:val="00062443"/>
    <w:rsid w:val="0006721A"/>
    <w:rsid w:val="000758E9"/>
    <w:rsid w:val="000772E9"/>
    <w:rsid w:val="000834B1"/>
    <w:rsid w:val="000854C2"/>
    <w:rsid w:val="000876C2"/>
    <w:rsid w:val="0009622B"/>
    <w:rsid w:val="00096368"/>
    <w:rsid w:val="000A34BE"/>
    <w:rsid w:val="000A4474"/>
    <w:rsid w:val="000A718F"/>
    <w:rsid w:val="000B12BF"/>
    <w:rsid w:val="000B1617"/>
    <w:rsid w:val="000C791B"/>
    <w:rsid w:val="000E6DBC"/>
    <w:rsid w:val="000F3E52"/>
    <w:rsid w:val="000F7435"/>
    <w:rsid w:val="000F752A"/>
    <w:rsid w:val="00100F49"/>
    <w:rsid w:val="0010197F"/>
    <w:rsid w:val="001035A4"/>
    <w:rsid w:val="001119D2"/>
    <w:rsid w:val="00116ADD"/>
    <w:rsid w:val="001237EE"/>
    <w:rsid w:val="00127975"/>
    <w:rsid w:val="00127C9A"/>
    <w:rsid w:val="00131B7B"/>
    <w:rsid w:val="00131FB7"/>
    <w:rsid w:val="001333E1"/>
    <w:rsid w:val="00133C73"/>
    <w:rsid w:val="00137FC6"/>
    <w:rsid w:val="00146928"/>
    <w:rsid w:val="001475AB"/>
    <w:rsid w:val="001513FC"/>
    <w:rsid w:val="001548DA"/>
    <w:rsid w:val="00157108"/>
    <w:rsid w:val="00164768"/>
    <w:rsid w:val="00164ED7"/>
    <w:rsid w:val="00167B02"/>
    <w:rsid w:val="00167D73"/>
    <w:rsid w:val="00167F25"/>
    <w:rsid w:val="00171687"/>
    <w:rsid w:val="00176873"/>
    <w:rsid w:val="001772B7"/>
    <w:rsid w:val="0017756C"/>
    <w:rsid w:val="001801F1"/>
    <w:rsid w:val="001861D4"/>
    <w:rsid w:val="00186672"/>
    <w:rsid w:val="0019159C"/>
    <w:rsid w:val="00192895"/>
    <w:rsid w:val="00195862"/>
    <w:rsid w:val="00195A1A"/>
    <w:rsid w:val="001A02DC"/>
    <w:rsid w:val="001A0FE4"/>
    <w:rsid w:val="001A3EE0"/>
    <w:rsid w:val="001A4561"/>
    <w:rsid w:val="001A46E8"/>
    <w:rsid w:val="001A57C3"/>
    <w:rsid w:val="001A5E04"/>
    <w:rsid w:val="001A6C87"/>
    <w:rsid w:val="001B0826"/>
    <w:rsid w:val="001B3EA1"/>
    <w:rsid w:val="001C2F1E"/>
    <w:rsid w:val="001C595A"/>
    <w:rsid w:val="001C7545"/>
    <w:rsid w:val="001D327A"/>
    <w:rsid w:val="001F261D"/>
    <w:rsid w:val="001F4978"/>
    <w:rsid w:val="001F52D0"/>
    <w:rsid w:val="001F6274"/>
    <w:rsid w:val="00214527"/>
    <w:rsid w:val="00215FE8"/>
    <w:rsid w:val="00221D6F"/>
    <w:rsid w:val="00222FE1"/>
    <w:rsid w:val="00225F77"/>
    <w:rsid w:val="00231865"/>
    <w:rsid w:val="002348B3"/>
    <w:rsid w:val="0023597A"/>
    <w:rsid w:val="002442C6"/>
    <w:rsid w:val="00251245"/>
    <w:rsid w:val="0025292A"/>
    <w:rsid w:val="00255656"/>
    <w:rsid w:val="002627BA"/>
    <w:rsid w:val="00263073"/>
    <w:rsid w:val="00263275"/>
    <w:rsid w:val="00274E10"/>
    <w:rsid w:val="00275F1C"/>
    <w:rsid w:val="00276CE6"/>
    <w:rsid w:val="00283329"/>
    <w:rsid w:val="002859A2"/>
    <w:rsid w:val="00286864"/>
    <w:rsid w:val="00286FB9"/>
    <w:rsid w:val="00295BB6"/>
    <w:rsid w:val="002B2A07"/>
    <w:rsid w:val="002B444E"/>
    <w:rsid w:val="002B55E1"/>
    <w:rsid w:val="002B7725"/>
    <w:rsid w:val="002C173B"/>
    <w:rsid w:val="002C3CF5"/>
    <w:rsid w:val="002C4E43"/>
    <w:rsid w:val="002C74DC"/>
    <w:rsid w:val="002C7D77"/>
    <w:rsid w:val="002D0C09"/>
    <w:rsid w:val="002D30F0"/>
    <w:rsid w:val="002D438B"/>
    <w:rsid w:val="002E1AAC"/>
    <w:rsid w:val="002E71ED"/>
    <w:rsid w:val="002F05ED"/>
    <w:rsid w:val="002F315A"/>
    <w:rsid w:val="002F4895"/>
    <w:rsid w:val="002F4921"/>
    <w:rsid w:val="00304368"/>
    <w:rsid w:val="003065E4"/>
    <w:rsid w:val="00312A30"/>
    <w:rsid w:val="00320202"/>
    <w:rsid w:val="00326F23"/>
    <w:rsid w:val="00326F6A"/>
    <w:rsid w:val="00330BBC"/>
    <w:rsid w:val="00331FA7"/>
    <w:rsid w:val="003320B7"/>
    <w:rsid w:val="003368E1"/>
    <w:rsid w:val="00344215"/>
    <w:rsid w:val="003507E3"/>
    <w:rsid w:val="00352F1F"/>
    <w:rsid w:val="00354F00"/>
    <w:rsid w:val="00360A62"/>
    <w:rsid w:val="00373DA9"/>
    <w:rsid w:val="0038181F"/>
    <w:rsid w:val="00386002"/>
    <w:rsid w:val="00386F2A"/>
    <w:rsid w:val="00394911"/>
    <w:rsid w:val="00395291"/>
    <w:rsid w:val="003977A9"/>
    <w:rsid w:val="00397AB8"/>
    <w:rsid w:val="003A2A34"/>
    <w:rsid w:val="003A6342"/>
    <w:rsid w:val="003B178F"/>
    <w:rsid w:val="003B1A43"/>
    <w:rsid w:val="003B3FE7"/>
    <w:rsid w:val="003B4092"/>
    <w:rsid w:val="003B4E3E"/>
    <w:rsid w:val="003B543C"/>
    <w:rsid w:val="003B65A3"/>
    <w:rsid w:val="003B7FB5"/>
    <w:rsid w:val="003D5036"/>
    <w:rsid w:val="003E3100"/>
    <w:rsid w:val="003F0234"/>
    <w:rsid w:val="003F152B"/>
    <w:rsid w:val="003F5B9C"/>
    <w:rsid w:val="00401F1C"/>
    <w:rsid w:val="004048CE"/>
    <w:rsid w:val="00406F61"/>
    <w:rsid w:val="004103CD"/>
    <w:rsid w:val="00420595"/>
    <w:rsid w:val="004223E2"/>
    <w:rsid w:val="00434C63"/>
    <w:rsid w:val="004368C7"/>
    <w:rsid w:val="004436AC"/>
    <w:rsid w:val="00445ABE"/>
    <w:rsid w:val="00454DC5"/>
    <w:rsid w:val="004607FE"/>
    <w:rsid w:val="00460A2B"/>
    <w:rsid w:val="00462A00"/>
    <w:rsid w:val="00463F1A"/>
    <w:rsid w:val="00464D8D"/>
    <w:rsid w:val="00470B4F"/>
    <w:rsid w:val="0047328A"/>
    <w:rsid w:val="0047380C"/>
    <w:rsid w:val="00475617"/>
    <w:rsid w:val="00476167"/>
    <w:rsid w:val="00477C42"/>
    <w:rsid w:val="004852F9"/>
    <w:rsid w:val="00490C92"/>
    <w:rsid w:val="0049146A"/>
    <w:rsid w:val="00493594"/>
    <w:rsid w:val="004A78CE"/>
    <w:rsid w:val="004B2BA1"/>
    <w:rsid w:val="004B3117"/>
    <w:rsid w:val="004C210C"/>
    <w:rsid w:val="004C7CF0"/>
    <w:rsid w:val="004D080F"/>
    <w:rsid w:val="004D355A"/>
    <w:rsid w:val="004E1AE7"/>
    <w:rsid w:val="004E48C5"/>
    <w:rsid w:val="004E7038"/>
    <w:rsid w:val="004F41CA"/>
    <w:rsid w:val="004F5CC8"/>
    <w:rsid w:val="00500627"/>
    <w:rsid w:val="00502532"/>
    <w:rsid w:val="00503A5B"/>
    <w:rsid w:val="00505A74"/>
    <w:rsid w:val="0050601A"/>
    <w:rsid w:val="00512118"/>
    <w:rsid w:val="0051305E"/>
    <w:rsid w:val="00516102"/>
    <w:rsid w:val="00517566"/>
    <w:rsid w:val="005255EA"/>
    <w:rsid w:val="00526A8D"/>
    <w:rsid w:val="00527618"/>
    <w:rsid w:val="00545AB7"/>
    <w:rsid w:val="005551A4"/>
    <w:rsid w:val="005635E9"/>
    <w:rsid w:val="00572DF5"/>
    <w:rsid w:val="00572E8D"/>
    <w:rsid w:val="00577755"/>
    <w:rsid w:val="0058258A"/>
    <w:rsid w:val="0058260A"/>
    <w:rsid w:val="00582EBC"/>
    <w:rsid w:val="00583075"/>
    <w:rsid w:val="00585779"/>
    <w:rsid w:val="00585C77"/>
    <w:rsid w:val="005861DE"/>
    <w:rsid w:val="0059066A"/>
    <w:rsid w:val="00596EBC"/>
    <w:rsid w:val="005A07FF"/>
    <w:rsid w:val="005A784D"/>
    <w:rsid w:val="005B4718"/>
    <w:rsid w:val="005C1CCD"/>
    <w:rsid w:val="005C34E0"/>
    <w:rsid w:val="005C34E2"/>
    <w:rsid w:val="005C5063"/>
    <w:rsid w:val="005C56EE"/>
    <w:rsid w:val="005C7FBD"/>
    <w:rsid w:val="005D5962"/>
    <w:rsid w:val="005D76D1"/>
    <w:rsid w:val="005E2082"/>
    <w:rsid w:val="005E7631"/>
    <w:rsid w:val="005F1712"/>
    <w:rsid w:val="005F2045"/>
    <w:rsid w:val="00602CC1"/>
    <w:rsid w:val="00622E25"/>
    <w:rsid w:val="0062384F"/>
    <w:rsid w:val="00626A01"/>
    <w:rsid w:val="00626D9B"/>
    <w:rsid w:val="0063325A"/>
    <w:rsid w:val="00642C76"/>
    <w:rsid w:val="00644EA6"/>
    <w:rsid w:val="006477B6"/>
    <w:rsid w:val="0064795B"/>
    <w:rsid w:val="00647C06"/>
    <w:rsid w:val="006500E6"/>
    <w:rsid w:val="006639C3"/>
    <w:rsid w:val="00683673"/>
    <w:rsid w:val="00685B2D"/>
    <w:rsid w:val="00687EEF"/>
    <w:rsid w:val="00690102"/>
    <w:rsid w:val="00690124"/>
    <w:rsid w:val="00692CC3"/>
    <w:rsid w:val="006953F3"/>
    <w:rsid w:val="00696324"/>
    <w:rsid w:val="006A1C09"/>
    <w:rsid w:val="006A242F"/>
    <w:rsid w:val="006A3556"/>
    <w:rsid w:val="006A4065"/>
    <w:rsid w:val="006B4BF1"/>
    <w:rsid w:val="006B6517"/>
    <w:rsid w:val="006B6A00"/>
    <w:rsid w:val="006C1366"/>
    <w:rsid w:val="006C17F8"/>
    <w:rsid w:val="00700978"/>
    <w:rsid w:val="00702BDA"/>
    <w:rsid w:val="0070305B"/>
    <w:rsid w:val="00703187"/>
    <w:rsid w:val="007042ED"/>
    <w:rsid w:val="00704771"/>
    <w:rsid w:val="00706D05"/>
    <w:rsid w:val="007128BB"/>
    <w:rsid w:val="00714CD1"/>
    <w:rsid w:val="007222AE"/>
    <w:rsid w:val="0072358A"/>
    <w:rsid w:val="00725106"/>
    <w:rsid w:val="007328A6"/>
    <w:rsid w:val="0073718F"/>
    <w:rsid w:val="0074005F"/>
    <w:rsid w:val="007436E7"/>
    <w:rsid w:val="00743F0C"/>
    <w:rsid w:val="0074543A"/>
    <w:rsid w:val="007477BA"/>
    <w:rsid w:val="00750E57"/>
    <w:rsid w:val="00752297"/>
    <w:rsid w:val="00755890"/>
    <w:rsid w:val="00760F4C"/>
    <w:rsid w:val="007714CE"/>
    <w:rsid w:val="00777284"/>
    <w:rsid w:val="0079243B"/>
    <w:rsid w:val="0079343B"/>
    <w:rsid w:val="00795301"/>
    <w:rsid w:val="00796604"/>
    <w:rsid w:val="00796FA5"/>
    <w:rsid w:val="007A500D"/>
    <w:rsid w:val="007B233F"/>
    <w:rsid w:val="007B55CA"/>
    <w:rsid w:val="007C039E"/>
    <w:rsid w:val="007C10D6"/>
    <w:rsid w:val="007C4386"/>
    <w:rsid w:val="007C5E7A"/>
    <w:rsid w:val="007C6355"/>
    <w:rsid w:val="007D39B4"/>
    <w:rsid w:val="007D425F"/>
    <w:rsid w:val="007D7836"/>
    <w:rsid w:val="007F2F04"/>
    <w:rsid w:val="0080063E"/>
    <w:rsid w:val="00802515"/>
    <w:rsid w:val="00804633"/>
    <w:rsid w:val="00805317"/>
    <w:rsid w:val="0082482E"/>
    <w:rsid w:val="00825D12"/>
    <w:rsid w:val="008300AB"/>
    <w:rsid w:val="008349BB"/>
    <w:rsid w:val="00842A86"/>
    <w:rsid w:val="00844DEA"/>
    <w:rsid w:val="00853CC9"/>
    <w:rsid w:val="008604DF"/>
    <w:rsid w:val="0086602B"/>
    <w:rsid w:val="008729FA"/>
    <w:rsid w:val="00875D2B"/>
    <w:rsid w:val="0087736B"/>
    <w:rsid w:val="00886156"/>
    <w:rsid w:val="00887F7D"/>
    <w:rsid w:val="008974F6"/>
    <w:rsid w:val="008A19A3"/>
    <w:rsid w:val="008A7B47"/>
    <w:rsid w:val="008B0B5E"/>
    <w:rsid w:val="008B26FC"/>
    <w:rsid w:val="008C3182"/>
    <w:rsid w:val="008C409A"/>
    <w:rsid w:val="008C473A"/>
    <w:rsid w:val="008C7ED4"/>
    <w:rsid w:val="008D1BE4"/>
    <w:rsid w:val="008D40BE"/>
    <w:rsid w:val="008D4781"/>
    <w:rsid w:val="008D4920"/>
    <w:rsid w:val="008D4AA0"/>
    <w:rsid w:val="008E098D"/>
    <w:rsid w:val="008E3530"/>
    <w:rsid w:val="008E5BC1"/>
    <w:rsid w:val="008F5282"/>
    <w:rsid w:val="008F660E"/>
    <w:rsid w:val="008F7221"/>
    <w:rsid w:val="00900D61"/>
    <w:rsid w:val="009045D8"/>
    <w:rsid w:val="00905D45"/>
    <w:rsid w:val="0090709A"/>
    <w:rsid w:val="00907897"/>
    <w:rsid w:val="00907FEE"/>
    <w:rsid w:val="00912385"/>
    <w:rsid w:val="00914CFA"/>
    <w:rsid w:val="00923A11"/>
    <w:rsid w:val="00930A04"/>
    <w:rsid w:val="009316C3"/>
    <w:rsid w:val="00931DA5"/>
    <w:rsid w:val="009338A4"/>
    <w:rsid w:val="00933E88"/>
    <w:rsid w:val="0093695F"/>
    <w:rsid w:val="00940E1B"/>
    <w:rsid w:val="00944056"/>
    <w:rsid w:val="009500E5"/>
    <w:rsid w:val="00957224"/>
    <w:rsid w:val="009616F3"/>
    <w:rsid w:val="00975504"/>
    <w:rsid w:val="00977559"/>
    <w:rsid w:val="00981BE6"/>
    <w:rsid w:val="00986CF2"/>
    <w:rsid w:val="00991171"/>
    <w:rsid w:val="009920AB"/>
    <w:rsid w:val="00992789"/>
    <w:rsid w:val="00994212"/>
    <w:rsid w:val="00996D10"/>
    <w:rsid w:val="00997532"/>
    <w:rsid w:val="009A18C3"/>
    <w:rsid w:val="009A1AA3"/>
    <w:rsid w:val="009A402D"/>
    <w:rsid w:val="009B2563"/>
    <w:rsid w:val="009B5237"/>
    <w:rsid w:val="009B5873"/>
    <w:rsid w:val="009B785A"/>
    <w:rsid w:val="009C1D25"/>
    <w:rsid w:val="009C34C3"/>
    <w:rsid w:val="009E0468"/>
    <w:rsid w:val="009F0653"/>
    <w:rsid w:val="009F1575"/>
    <w:rsid w:val="00A00B19"/>
    <w:rsid w:val="00A05000"/>
    <w:rsid w:val="00A10CEF"/>
    <w:rsid w:val="00A12DBF"/>
    <w:rsid w:val="00A16905"/>
    <w:rsid w:val="00A201E2"/>
    <w:rsid w:val="00A20F97"/>
    <w:rsid w:val="00A22488"/>
    <w:rsid w:val="00A260C4"/>
    <w:rsid w:val="00A26FD2"/>
    <w:rsid w:val="00A27B2E"/>
    <w:rsid w:val="00A323CB"/>
    <w:rsid w:val="00A43A89"/>
    <w:rsid w:val="00A54735"/>
    <w:rsid w:val="00A612DD"/>
    <w:rsid w:val="00A70E87"/>
    <w:rsid w:val="00A740D8"/>
    <w:rsid w:val="00A7473A"/>
    <w:rsid w:val="00A76E8C"/>
    <w:rsid w:val="00A80697"/>
    <w:rsid w:val="00A82039"/>
    <w:rsid w:val="00A84ABD"/>
    <w:rsid w:val="00A85BEB"/>
    <w:rsid w:val="00A86C24"/>
    <w:rsid w:val="00A94EB9"/>
    <w:rsid w:val="00AA0ECC"/>
    <w:rsid w:val="00AA2345"/>
    <w:rsid w:val="00AA53A1"/>
    <w:rsid w:val="00AB0621"/>
    <w:rsid w:val="00AB1A61"/>
    <w:rsid w:val="00AB346C"/>
    <w:rsid w:val="00AB51CF"/>
    <w:rsid w:val="00AC2402"/>
    <w:rsid w:val="00AC24E7"/>
    <w:rsid w:val="00AC5604"/>
    <w:rsid w:val="00AC590B"/>
    <w:rsid w:val="00AD2A65"/>
    <w:rsid w:val="00AD2A9B"/>
    <w:rsid w:val="00AD2E56"/>
    <w:rsid w:val="00AE47CE"/>
    <w:rsid w:val="00AE4EEF"/>
    <w:rsid w:val="00AE6C8F"/>
    <w:rsid w:val="00AE76FB"/>
    <w:rsid w:val="00B00221"/>
    <w:rsid w:val="00B042CB"/>
    <w:rsid w:val="00B05029"/>
    <w:rsid w:val="00B121B4"/>
    <w:rsid w:val="00B24A43"/>
    <w:rsid w:val="00B300C6"/>
    <w:rsid w:val="00B33817"/>
    <w:rsid w:val="00B344AB"/>
    <w:rsid w:val="00B34A32"/>
    <w:rsid w:val="00B34B3F"/>
    <w:rsid w:val="00B353E9"/>
    <w:rsid w:val="00B36B83"/>
    <w:rsid w:val="00B427C4"/>
    <w:rsid w:val="00B42F02"/>
    <w:rsid w:val="00B50308"/>
    <w:rsid w:val="00B5108D"/>
    <w:rsid w:val="00B57299"/>
    <w:rsid w:val="00B60578"/>
    <w:rsid w:val="00B612EA"/>
    <w:rsid w:val="00B61A09"/>
    <w:rsid w:val="00B61D7F"/>
    <w:rsid w:val="00B61F3C"/>
    <w:rsid w:val="00B80FB1"/>
    <w:rsid w:val="00B83006"/>
    <w:rsid w:val="00B862C4"/>
    <w:rsid w:val="00B91DA8"/>
    <w:rsid w:val="00B9419B"/>
    <w:rsid w:val="00BA0104"/>
    <w:rsid w:val="00BA1D66"/>
    <w:rsid w:val="00BA447A"/>
    <w:rsid w:val="00BA4A11"/>
    <w:rsid w:val="00BA60B6"/>
    <w:rsid w:val="00BB7652"/>
    <w:rsid w:val="00BB788D"/>
    <w:rsid w:val="00BC0ED1"/>
    <w:rsid w:val="00BC5D55"/>
    <w:rsid w:val="00BD1092"/>
    <w:rsid w:val="00BD1614"/>
    <w:rsid w:val="00BD2EAC"/>
    <w:rsid w:val="00BD44AF"/>
    <w:rsid w:val="00BE3E3B"/>
    <w:rsid w:val="00BF0683"/>
    <w:rsid w:val="00BF3444"/>
    <w:rsid w:val="00BF3548"/>
    <w:rsid w:val="00BF6E9D"/>
    <w:rsid w:val="00C04087"/>
    <w:rsid w:val="00C123AB"/>
    <w:rsid w:val="00C13D75"/>
    <w:rsid w:val="00C14C78"/>
    <w:rsid w:val="00C174D4"/>
    <w:rsid w:val="00C427AE"/>
    <w:rsid w:val="00C438B6"/>
    <w:rsid w:val="00C45845"/>
    <w:rsid w:val="00C46B0B"/>
    <w:rsid w:val="00C53D4A"/>
    <w:rsid w:val="00C54E52"/>
    <w:rsid w:val="00C56E7F"/>
    <w:rsid w:val="00C572CC"/>
    <w:rsid w:val="00C620ED"/>
    <w:rsid w:val="00C73C75"/>
    <w:rsid w:val="00C73D0E"/>
    <w:rsid w:val="00C76937"/>
    <w:rsid w:val="00C8488E"/>
    <w:rsid w:val="00C85198"/>
    <w:rsid w:val="00C86394"/>
    <w:rsid w:val="00C928A7"/>
    <w:rsid w:val="00C96FCA"/>
    <w:rsid w:val="00C97DDE"/>
    <w:rsid w:val="00CA18B1"/>
    <w:rsid w:val="00CA41CE"/>
    <w:rsid w:val="00CA562D"/>
    <w:rsid w:val="00CA66D4"/>
    <w:rsid w:val="00CB191D"/>
    <w:rsid w:val="00CB443C"/>
    <w:rsid w:val="00CB5C55"/>
    <w:rsid w:val="00CB6D49"/>
    <w:rsid w:val="00CC3DB0"/>
    <w:rsid w:val="00CC4161"/>
    <w:rsid w:val="00CC5053"/>
    <w:rsid w:val="00CC6836"/>
    <w:rsid w:val="00CD08F2"/>
    <w:rsid w:val="00CD5059"/>
    <w:rsid w:val="00CD5DA1"/>
    <w:rsid w:val="00CD736D"/>
    <w:rsid w:val="00CE23B9"/>
    <w:rsid w:val="00CE2A1C"/>
    <w:rsid w:val="00CE5B7A"/>
    <w:rsid w:val="00D02560"/>
    <w:rsid w:val="00D052BD"/>
    <w:rsid w:val="00D05D02"/>
    <w:rsid w:val="00D11516"/>
    <w:rsid w:val="00D127AA"/>
    <w:rsid w:val="00D1758D"/>
    <w:rsid w:val="00D255F5"/>
    <w:rsid w:val="00D31188"/>
    <w:rsid w:val="00D33D81"/>
    <w:rsid w:val="00D36BAB"/>
    <w:rsid w:val="00D46087"/>
    <w:rsid w:val="00D46A99"/>
    <w:rsid w:val="00D53C4B"/>
    <w:rsid w:val="00D60501"/>
    <w:rsid w:val="00D60F8F"/>
    <w:rsid w:val="00D61158"/>
    <w:rsid w:val="00D64BF8"/>
    <w:rsid w:val="00D73C63"/>
    <w:rsid w:val="00D74A83"/>
    <w:rsid w:val="00D81EA8"/>
    <w:rsid w:val="00D904C2"/>
    <w:rsid w:val="00D910B8"/>
    <w:rsid w:val="00D9250C"/>
    <w:rsid w:val="00D928AD"/>
    <w:rsid w:val="00D95A1B"/>
    <w:rsid w:val="00D95C68"/>
    <w:rsid w:val="00D97501"/>
    <w:rsid w:val="00D9751F"/>
    <w:rsid w:val="00DA1162"/>
    <w:rsid w:val="00DA77FF"/>
    <w:rsid w:val="00DB070A"/>
    <w:rsid w:val="00DB0A28"/>
    <w:rsid w:val="00DB23C9"/>
    <w:rsid w:val="00DB5C41"/>
    <w:rsid w:val="00DC2F43"/>
    <w:rsid w:val="00DC5569"/>
    <w:rsid w:val="00DC6D75"/>
    <w:rsid w:val="00DC743E"/>
    <w:rsid w:val="00DC7EDA"/>
    <w:rsid w:val="00DD3422"/>
    <w:rsid w:val="00DF032C"/>
    <w:rsid w:val="00DF0591"/>
    <w:rsid w:val="00DF4F78"/>
    <w:rsid w:val="00E00B67"/>
    <w:rsid w:val="00E011D1"/>
    <w:rsid w:val="00E0413D"/>
    <w:rsid w:val="00E11525"/>
    <w:rsid w:val="00E1599F"/>
    <w:rsid w:val="00E21412"/>
    <w:rsid w:val="00E27F08"/>
    <w:rsid w:val="00E35FBE"/>
    <w:rsid w:val="00E4458F"/>
    <w:rsid w:val="00E449B3"/>
    <w:rsid w:val="00E52B3B"/>
    <w:rsid w:val="00E60C00"/>
    <w:rsid w:val="00E6184A"/>
    <w:rsid w:val="00E62A1D"/>
    <w:rsid w:val="00E63930"/>
    <w:rsid w:val="00E64F00"/>
    <w:rsid w:val="00E81095"/>
    <w:rsid w:val="00E844F1"/>
    <w:rsid w:val="00E9006E"/>
    <w:rsid w:val="00E91B97"/>
    <w:rsid w:val="00EA4CED"/>
    <w:rsid w:val="00EB16AB"/>
    <w:rsid w:val="00EB38A3"/>
    <w:rsid w:val="00EB6C4F"/>
    <w:rsid w:val="00EC47FF"/>
    <w:rsid w:val="00EF20B9"/>
    <w:rsid w:val="00F04DA1"/>
    <w:rsid w:val="00F06A2B"/>
    <w:rsid w:val="00F1478B"/>
    <w:rsid w:val="00F165DD"/>
    <w:rsid w:val="00F22D4A"/>
    <w:rsid w:val="00F237B4"/>
    <w:rsid w:val="00F31C7D"/>
    <w:rsid w:val="00F335AC"/>
    <w:rsid w:val="00F352E1"/>
    <w:rsid w:val="00F36542"/>
    <w:rsid w:val="00F3777D"/>
    <w:rsid w:val="00F47D53"/>
    <w:rsid w:val="00F52F78"/>
    <w:rsid w:val="00F61327"/>
    <w:rsid w:val="00F6215F"/>
    <w:rsid w:val="00F65B20"/>
    <w:rsid w:val="00F747CD"/>
    <w:rsid w:val="00F83E08"/>
    <w:rsid w:val="00F855F5"/>
    <w:rsid w:val="00F95085"/>
    <w:rsid w:val="00F95B1E"/>
    <w:rsid w:val="00F9688D"/>
    <w:rsid w:val="00FA5357"/>
    <w:rsid w:val="00FB4013"/>
    <w:rsid w:val="00FB468D"/>
    <w:rsid w:val="00FB52E2"/>
    <w:rsid w:val="00FB7998"/>
    <w:rsid w:val="00FC603C"/>
    <w:rsid w:val="00FC6408"/>
    <w:rsid w:val="00FD253D"/>
    <w:rsid w:val="00FD7D8F"/>
    <w:rsid w:val="00FE36F9"/>
    <w:rsid w:val="00FE48F3"/>
    <w:rsid w:val="00FE7182"/>
    <w:rsid w:val="00FF1DDD"/>
    <w:rsid w:val="00FF3D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C3B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CC3"/>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735"/>
    <w:pPr>
      <w:ind w:firstLineChars="200" w:firstLine="420"/>
    </w:pPr>
  </w:style>
  <w:style w:type="character" w:styleId="PlaceholderText">
    <w:name w:val="Placeholder Text"/>
    <w:basedOn w:val="DefaultParagraphFont"/>
    <w:uiPriority w:val="99"/>
    <w:semiHidden/>
    <w:rsid w:val="00516102"/>
    <w:rPr>
      <w:color w:val="808080"/>
    </w:rPr>
  </w:style>
  <w:style w:type="character" w:styleId="Hyperlink">
    <w:name w:val="Hyperlink"/>
    <w:basedOn w:val="DefaultParagraphFont"/>
    <w:uiPriority w:val="99"/>
    <w:unhideWhenUsed/>
    <w:rsid w:val="009500E5"/>
    <w:rPr>
      <w:color w:val="0563C1" w:themeColor="hyperlink"/>
      <w:u w:val="single"/>
    </w:rPr>
  </w:style>
  <w:style w:type="character" w:styleId="UnresolvedMention">
    <w:name w:val="Unresolved Mention"/>
    <w:basedOn w:val="DefaultParagraphFont"/>
    <w:uiPriority w:val="99"/>
    <w:semiHidden/>
    <w:unhideWhenUsed/>
    <w:rsid w:val="009500E5"/>
    <w:rPr>
      <w:color w:val="605E5C"/>
      <w:shd w:val="clear" w:color="auto" w:fill="E1DFDD"/>
    </w:rPr>
  </w:style>
  <w:style w:type="paragraph" w:styleId="Header">
    <w:name w:val="header"/>
    <w:basedOn w:val="Normal"/>
    <w:link w:val="HeaderChar"/>
    <w:uiPriority w:val="99"/>
    <w:unhideWhenUsed/>
    <w:rsid w:val="00AA0ECC"/>
    <w:pPr>
      <w:tabs>
        <w:tab w:val="center" w:pos="4680"/>
        <w:tab w:val="right" w:pos="9360"/>
      </w:tabs>
    </w:pPr>
  </w:style>
  <w:style w:type="character" w:customStyle="1" w:styleId="HeaderChar">
    <w:name w:val="Header Char"/>
    <w:basedOn w:val="DefaultParagraphFont"/>
    <w:link w:val="Header"/>
    <w:uiPriority w:val="99"/>
    <w:rsid w:val="00AA0ECC"/>
  </w:style>
  <w:style w:type="paragraph" w:styleId="Footer">
    <w:name w:val="footer"/>
    <w:basedOn w:val="Normal"/>
    <w:link w:val="FooterChar"/>
    <w:uiPriority w:val="99"/>
    <w:unhideWhenUsed/>
    <w:rsid w:val="00AA0ECC"/>
    <w:pPr>
      <w:tabs>
        <w:tab w:val="center" w:pos="4680"/>
        <w:tab w:val="right" w:pos="9360"/>
      </w:tabs>
    </w:pPr>
  </w:style>
  <w:style w:type="character" w:customStyle="1" w:styleId="FooterChar">
    <w:name w:val="Footer Char"/>
    <w:basedOn w:val="DefaultParagraphFont"/>
    <w:link w:val="Footer"/>
    <w:uiPriority w:val="99"/>
    <w:rsid w:val="00AA0ECC"/>
  </w:style>
  <w:style w:type="character" w:styleId="CommentReference">
    <w:name w:val="annotation reference"/>
    <w:basedOn w:val="DefaultParagraphFont"/>
    <w:uiPriority w:val="99"/>
    <w:semiHidden/>
    <w:unhideWhenUsed/>
    <w:rsid w:val="005A784D"/>
    <w:rPr>
      <w:sz w:val="21"/>
      <w:szCs w:val="21"/>
    </w:rPr>
  </w:style>
  <w:style w:type="paragraph" w:styleId="CommentText">
    <w:name w:val="annotation text"/>
    <w:basedOn w:val="Normal"/>
    <w:link w:val="CommentTextChar"/>
    <w:uiPriority w:val="99"/>
    <w:unhideWhenUsed/>
    <w:rsid w:val="005A784D"/>
    <w:pPr>
      <w:jc w:val="left"/>
    </w:pPr>
  </w:style>
  <w:style w:type="character" w:customStyle="1" w:styleId="CommentTextChar">
    <w:name w:val="Comment Text Char"/>
    <w:basedOn w:val="DefaultParagraphFont"/>
    <w:link w:val="CommentText"/>
    <w:uiPriority w:val="99"/>
    <w:rsid w:val="005A784D"/>
  </w:style>
  <w:style w:type="paragraph" w:styleId="CommentSubject">
    <w:name w:val="annotation subject"/>
    <w:basedOn w:val="CommentText"/>
    <w:next w:val="CommentText"/>
    <w:link w:val="CommentSubjectChar"/>
    <w:uiPriority w:val="99"/>
    <w:semiHidden/>
    <w:unhideWhenUsed/>
    <w:rsid w:val="005A784D"/>
    <w:rPr>
      <w:b/>
      <w:bCs/>
    </w:rPr>
  </w:style>
  <w:style w:type="character" w:customStyle="1" w:styleId="CommentSubjectChar">
    <w:name w:val="Comment Subject Char"/>
    <w:basedOn w:val="CommentTextChar"/>
    <w:link w:val="CommentSubject"/>
    <w:uiPriority w:val="99"/>
    <w:semiHidden/>
    <w:rsid w:val="005A784D"/>
    <w:rPr>
      <w:b/>
      <w:bCs/>
    </w:rPr>
  </w:style>
  <w:style w:type="paragraph" w:styleId="Revision">
    <w:name w:val="Revision"/>
    <w:hidden/>
    <w:uiPriority w:val="99"/>
    <w:semiHidden/>
    <w:rsid w:val="00F65B20"/>
  </w:style>
  <w:style w:type="paragraph" w:styleId="FootnoteText">
    <w:name w:val="footnote text"/>
    <w:basedOn w:val="Normal"/>
    <w:link w:val="FootnoteTextChar"/>
    <w:uiPriority w:val="99"/>
    <w:semiHidden/>
    <w:unhideWhenUsed/>
    <w:rsid w:val="00777284"/>
    <w:pPr>
      <w:snapToGrid w:val="0"/>
      <w:jc w:val="left"/>
    </w:pPr>
    <w:rPr>
      <w:sz w:val="18"/>
      <w:szCs w:val="18"/>
    </w:rPr>
  </w:style>
  <w:style w:type="character" w:customStyle="1" w:styleId="FootnoteTextChar">
    <w:name w:val="Footnote Text Char"/>
    <w:basedOn w:val="DefaultParagraphFont"/>
    <w:link w:val="FootnoteText"/>
    <w:uiPriority w:val="99"/>
    <w:semiHidden/>
    <w:rsid w:val="00777284"/>
    <w:rPr>
      <w:sz w:val="18"/>
      <w:szCs w:val="18"/>
    </w:rPr>
  </w:style>
  <w:style w:type="character" w:styleId="FootnoteReference">
    <w:name w:val="footnote reference"/>
    <w:basedOn w:val="DefaultParagraphFont"/>
    <w:uiPriority w:val="99"/>
    <w:semiHidden/>
    <w:unhideWhenUsed/>
    <w:rsid w:val="00777284"/>
    <w:rPr>
      <w:vertAlign w:val="superscript"/>
    </w:rPr>
  </w:style>
  <w:style w:type="character" w:customStyle="1" w:styleId="mjx-char">
    <w:name w:val="mjx-char"/>
    <w:basedOn w:val="DefaultParagraphFont"/>
    <w:rsid w:val="00B862C4"/>
  </w:style>
  <w:style w:type="character" w:customStyle="1" w:styleId="fontstyle01">
    <w:name w:val="fontstyle01"/>
    <w:basedOn w:val="DefaultParagraphFont"/>
    <w:rsid w:val="0074005F"/>
    <w:rPr>
      <w:rFonts w:ascii="TimesNewRomanPSMT" w:hAnsi="TimesNewRomanPSMT" w:hint="default"/>
      <w:b w:val="0"/>
      <w:bCs w:val="0"/>
      <w:i w:val="0"/>
      <w:iCs w:val="0"/>
      <w:color w:val="000000"/>
      <w:sz w:val="24"/>
      <w:szCs w:val="24"/>
    </w:rPr>
  </w:style>
  <w:style w:type="paragraph" w:styleId="Date">
    <w:name w:val="Date"/>
    <w:basedOn w:val="Normal"/>
    <w:next w:val="Normal"/>
    <w:link w:val="DateChar"/>
    <w:uiPriority w:val="99"/>
    <w:semiHidden/>
    <w:unhideWhenUsed/>
    <w:rsid w:val="001D327A"/>
  </w:style>
  <w:style w:type="character" w:customStyle="1" w:styleId="DateChar">
    <w:name w:val="Date Char"/>
    <w:basedOn w:val="DefaultParagraphFont"/>
    <w:link w:val="Date"/>
    <w:uiPriority w:val="99"/>
    <w:semiHidden/>
    <w:rsid w:val="001D3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7901">
      <w:bodyDiv w:val="1"/>
      <w:marLeft w:val="0"/>
      <w:marRight w:val="0"/>
      <w:marTop w:val="0"/>
      <w:marBottom w:val="0"/>
      <w:divBdr>
        <w:top w:val="none" w:sz="0" w:space="0" w:color="auto"/>
        <w:left w:val="none" w:sz="0" w:space="0" w:color="auto"/>
        <w:bottom w:val="none" w:sz="0" w:space="0" w:color="auto"/>
        <w:right w:val="none" w:sz="0" w:space="0" w:color="auto"/>
      </w:divBdr>
      <w:divsChild>
        <w:div w:id="1823962971">
          <w:marLeft w:val="0"/>
          <w:marRight w:val="0"/>
          <w:marTop w:val="0"/>
          <w:marBottom w:val="0"/>
          <w:divBdr>
            <w:top w:val="none" w:sz="0" w:space="0" w:color="auto"/>
            <w:left w:val="none" w:sz="0" w:space="0" w:color="auto"/>
            <w:bottom w:val="none" w:sz="0" w:space="0" w:color="auto"/>
            <w:right w:val="none" w:sz="0" w:space="0" w:color="auto"/>
          </w:divBdr>
          <w:divsChild>
            <w:div w:id="1302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8754">
      <w:bodyDiv w:val="1"/>
      <w:marLeft w:val="0"/>
      <w:marRight w:val="0"/>
      <w:marTop w:val="0"/>
      <w:marBottom w:val="0"/>
      <w:divBdr>
        <w:top w:val="none" w:sz="0" w:space="0" w:color="auto"/>
        <w:left w:val="none" w:sz="0" w:space="0" w:color="auto"/>
        <w:bottom w:val="none" w:sz="0" w:space="0" w:color="auto"/>
        <w:right w:val="none" w:sz="0" w:space="0" w:color="auto"/>
      </w:divBdr>
      <w:divsChild>
        <w:div w:id="553078110">
          <w:marLeft w:val="0"/>
          <w:marRight w:val="0"/>
          <w:marTop w:val="0"/>
          <w:marBottom w:val="0"/>
          <w:divBdr>
            <w:top w:val="none" w:sz="0" w:space="0" w:color="auto"/>
            <w:left w:val="none" w:sz="0" w:space="0" w:color="auto"/>
            <w:bottom w:val="none" w:sz="0" w:space="0" w:color="auto"/>
            <w:right w:val="none" w:sz="0" w:space="0" w:color="auto"/>
          </w:divBdr>
          <w:divsChild>
            <w:div w:id="240141000">
              <w:marLeft w:val="0"/>
              <w:marRight w:val="0"/>
              <w:marTop w:val="0"/>
              <w:marBottom w:val="0"/>
              <w:divBdr>
                <w:top w:val="none" w:sz="0" w:space="0" w:color="auto"/>
                <w:left w:val="none" w:sz="0" w:space="0" w:color="auto"/>
                <w:bottom w:val="none" w:sz="0" w:space="0" w:color="auto"/>
                <w:right w:val="none" w:sz="0" w:space="0" w:color="auto"/>
              </w:divBdr>
            </w:div>
            <w:div w:id="260576511">
              <w:marLeft w:val="0"/>
              <w:marRight w:val="0"/>
              <w:marTop w:val="0"/>
              <w:marBottom w:val="0"/>
              <w:divBdr>
                <w:top w:val="none" w:sz="0" w:space="0" w:color="auto"/>
                <w:left w:val="none" w:sz="0" w:space="0" w:color="auto"/>
                <w:bottom w:val="none" w:sz="0" w:space="0" w:color="auto"/>
                <w:right w:val="none" w:sz="0" w:space="0" w:color="auto"/>
              </w:divBdr>
            </w:div>
            <w:div w:id="271592605">
              <w:marLeft w:val="0"/>
              <w:marRight w:val="0"/>
              <w:marTop w:val="0"/>
              <w:marBottom w:val="0"/>
              <w:divBdr>
                <w:top w:val="none" w:sz="0" w:space="0" w:color="auto"/>
                <w:left w:val="none" w:sz="0" w:space="0" w:color="auto"/>
                <w:bottom w:val="none" w:sz="0" w:space="0" w:color="auto"/>
                <w:right w:val="none" w:sz="0" w:space="0" w:color="auto"/>
              </w:divBdr>
            </w:div>
            <w:div w:id="464084409">
              <w:marLeft w:val="0"/>
              <w:marRight w:val="0"/>
              <w:marTop w:val="0"/>
              <w:marBottom w:val="0"/>
              <w:divBdr>
                <w:top w:val="none" w:sz="0" w:space="0" w:color="auto"/>
                <w:left w:val="none" w:sz="0" w:space="0" w:color="auto"/>
                <w:bottom w:val="none" w:sz="0" w:space="0" w:color="auto"/>
                <w:right w:val="none" w:sz="0" w:space="0" w:color="auto"/>
              </w:divBdr>
            </w:div>
            <w:div w:id="518743171">
              <w:marLeft w:val="0"/>
              <w:marRight w:val="0"/>
              <w:marTop w:val="0"/>
              <w:marBottom w:val="0"/>
              <w:divBdr>
                <w:top w:val="none" w:sz="0" w:space="0" w:color="auto"/>
                <w:left w:val="none" w:sz="0" w:space="0" w:color="auto"/>
                <w:bottom w:val="none" w:sz="0" w:space="0" w:color="auto"/>
                <w:right w:val="none" w:sz="0" w:space="0" w:color="auto"/>
              </w:divBdr>
            </w:div>
            <w:div w:id="7924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3174">
      <w:bodyDiv w:val="1"/>
      <w:marLeft w:val="0"/>
      <w:marRight w:val="0"/>
      <w:marTop w:val="0"/>
      <w:marBottom w:val="0"/>
      <w:divBdr>
        <w:top w:val="none" w:sz="0" w:space="0" w:color="auto"/>
        <w:left w:val="none" w:sz="0" w:space="0" w:color="auto"/>
        <w:bottom w:val="none" w:sz="0" w:space="0" w:color="auto"/>
        <w:right w:val="none" w:sz="0" w:space="0" w:color="auto"/>
      </w:divBdr>
      <w:divsChild>
        <w:div w:id="24985866">
          <w:marLeft w:val="0"/>
          <w:marRight w:val="0"/>
          <w:marTop w:val="0"/>
          <w:marBottom w:val="0"/>
          <w:divBdr>
            <w:top w:val="none" w:sz="0" w:space="0" w:color="auto"/>
            <w:left w:val="none" w:sz="0" w:space="0" w:color="auto"/>
            <w:bottom w:val="none" w:sz="0" w:space="0" w:color="auto"/>
            <w:right w:val="none" w:sz="0" w:space="0" w:color="auto"/>
          </w:divBdr>
          <w:divsChild>
            <w:div w:id="62719778">
              <w:marLeft w:val="0"/>
              <w:marRight w:val="0"/>
              <w:marTop w:val="0"/>
              <w:marBottom w:val="0"/>
              <w:divBdr>
                <w:top w:val="none" w:sz="0" w:space="0" w:color="auto"/>
                <w:left w:val="none" w:sz="0" w:space="0" w:color="auto"/>
                <w:bottom w:val="none" w:sz="0" w:space="0" w:color="auto"/>
                <w:right w:val="none" w:sz="0" w:space="0" w:color="auto"/>
              </w:divBdr>
            </w:div>
            <w:div w:id="386808626">
              <w:marLeft w:val="0"/>
              <w:marRight w:val="0"/>
              <w:marTop w:val="0"/>
              <w:marBottom w:val="0"/>
              <w:divBdr>
                <w:top w:val="none" w:sz="0" w:space="0" w:color="auto"/>
                <w:left w:val="none" w:sz="0" w:space="0" w:color="auto"/>
                <w:bottom w:val="none" w:sz="0" w:space="0" w:color="auto"/>
                <w:right w:val="none" w:sz="0" w:space="0" w:color="auto"/>
              </w:divBdr>
            </w:div>
            <w:div w:id="703478605">
              <w:marLeft w:val="0"/>
              <w:marRight w:val="0"/>
              <w:marTop w:val="0"/>
              <w:marBottom w:val="0"/>
              <w:divBdr>
                <w:top w:val="none" w:sz="0" w:space="0" w:color="auto"/>
                <w:left w:val="none" w:sz="0" w:space="0" w:color="auto"/>
                <w:bottom w:val="none" w:sz="0" w:space="0" w:color="auto"/>
                <w:right w:val="none" w:sz="0" w:space="0" w:color="auto"/>
              </w:divBdr>
            </w:div>
            <w:div w:id="962929045">
              <w:marLeft w:val="0"/>
              <w:marRight w:val="0"/>
              <w:marTop w:val="0"/>
              <w:marBottom w:val="0"/>
              <w:divBdr>
                <w:top w:val="none" w:sz="0" w:space="0" w:color="auto"/>
                <w:left w:val="none" w:sz="0" w:space="0" w:color="auto"/>
                <w:bottom w:val="none" w:sz="0" w:space="0" w:color="auto"/>
                <w:right w:val="none" w:sz="0" w:space="0" w:color="auto"/>
              </w:divBdr>
            </w:div>
            <w:div w:id="1400790990">
              <w:marLeft w:val="0"/>
              <w:marRight w:val="0"/>
              <w:marTop w:val="0"/>
              <w:marBottom w:val="0"/>
              <w:divBdr>
                <w:top w:val="none" w:sz="0" w:space="0" w:color="auto"/>
                <w:left w:val="none" w:sz="0" w:space="0" w:color="auto"/>
                <w:bottom w:val="none" w:sz="0" w:space="0" w:color="auto"/>
                <w:right w:val="none" w:sz="0" w:space="0" w:color="auto"/>
              </w:divBdr>
            </w:div>
            <w:div w:id="214646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6254">
      <w:bodyDiv w:val="1"/>
      <w:marLeft w:val="0"/>
      <w:marRight w:val="0"/>
      <w:marTop w:val="0"/>
      <w:marBottom w:val="0"/>
      <w:divBdr>
        <w:top w:val="none" w:sz="0" w:space="0" w:color="auto"/>
        <w:left w:val="none" w:sz="0" w:space="0" w:color="auto"/>
        <w:bottom w:val="none" w:sz="0" w:space="0" w:color="auto"/>
        <w:right w:val="none" w:sz="0" w:space="0" w:color="auto"/>
      </w:divBdr>
      <w:divsChild>
        <w:div w:id="981275921">
          <w:marLeft w:val="0"/>
          <w:marRight w:val="0"/>
          <w:marTop w:val="0"/>
          <w:marBottom w:val="0"/>
          <w:divBdr>
            <w:top w:val="none" w:sz="0" w:space="0" w:color="auto"/>
            <w:left w:val="none" w:sz="0" w:space="0" w:color="auto"/>
            <w:bottom w:val="none" w:sz="0" w:space="0" w:color="auto"/>
            <w:right w:val="none" w:sz="0" w:space="0" w:color="auto"/>
          </w:divBdr>
          <w:divsChild>
            <w:div w:id="1226263068">
              <w:marLeft w:val="0"/>
              <w:marRight w:val="0"/>
              <w:marTop w:val="0"/>
              <w:marBottom w:val="0"/>
              <w:divBdr>
                <w:top w:val="none" w:sz="0" w:space="0" w:color="auto"/>
                <w:left w:val="none" w:sz="0" w:space="0" w:color="auto"/>
                <w:bottom w:val="none" w:sz="0" w:space="0" w:color="auto"/>
                <w:right w:val="none" w:sz="0" w:space="0" w:color="auto"/>
              </w:divBdr>
              <w:divsChild>
                <w:div w:id="4735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91985">
          <w:marLeft w:val="0"/>
          <w:marRight w:val="0"/>
          <w:marTop w:val="0"/>
          <w:marBottom w:val="0"/>
          <w:divBdr>
            <w:top w:val="none" w:sz="0" w:space="0" w:color="auto"/>
            <w:left w:val="none" w:sz="0" w:space="0" w:color="auto"/>
            <w:bottom w:val="none" w:sz="0" w:space="0" w:color="auto"/>
            <w:right w:val="none" w:sz="0" w:space="0" w:color="auto"/>
          </w:divBdr>
          <w:divsChild>
            <w:div w:id="1568951309">
              <w:marLeft w:val="0"/>
              <w:marRight w:val="0"/>
              <w:marTop w:val="0"/>
              <w:marBottom w:val="0"/>
              <w:divBdr>
                <w:top w:val="none" w:sz="0" w:space="0" w:color="auto"/>
                <w:left w:val="none" w:sz="0" w:space="0" w:color="auto"/>
                <w:bottom w:val="none" w:sz="0" w:space="0" w:color="auto"/>
                <w:right w:val="none" w:sz="0" w:space="0" w:color="auto"/>
              </w:divBdr>
              <w:divsChild>
                <w:div w:id="153112474">
                  <w:marLeft w:val="0"/>
                  <w:marRight w:val="0"/>
                  <w:marTop w:val="0"/>
                  <w:marBottom w:val="0"/>
                  <w:divBdr>
                    <w:top w:val="none" w:sz="0" w:space="0" w:color="auto"/>
                    <w:left w:val="none" w:sz="0" w:space="0" w:color="auto"/>
                    <w:bottom w:val="none" w:sz="0" w:space="0" w:color="auto"/>
                    <w:right w:val="none" w:sz="0" w:space="0" w:color="auto"/>
                  </w:divBdr>
                </w:div>
                <w:div w:id="1394769599">
                  <w:marLeft w:val="0"/>
                  <w:marRight w:val="0"/>
                  <w:marTop w:val="0"/>
                  <w:marBottom w:val="0"/>
                  <w:divBdr>
                    <w:top w:val="none" w:sz="0" w:space="0" w:color="auto"/>
                    <w:left w:val="none" w:sz="0" w:space="0" w:color="auto"/>
                    <w:bottom w:val="none" w:sz="0" w:space="0" w:color="auto"/>
                    <w:right w:val="none" w:sz="0" w:space="0" w:color="auto"/>
                  </w:divBdr>
                </w:div>
                <w:div w:id="2041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15270">
      <w:bodyDiv w:val="1"/>
      <w:marLeft w:val="0"/>
      <w:marRight w:val="0"/>
      <w:marTop w:val="0"/>
      <w:marBottom w:val="0"/>
      <w:divBdr>
        <w:top w:val="none" w:sz="0" w:space="0" w:color="auto"/>
        <w:left w:val="none" w:sz="0" w:space="0" w:color="auto"/>
        <w:bottom w:val="none" w:sz="0" w:space="0" w:color="auto"/>
        <w:right w:val="none" w:sz="0" w:space="0" w:color="auto"/>
      </w:divBdr>
      <w:divsChild>
        <w:div w:id="461852305">
          <w:marLeft w:val="0"/>
          <w:marRight w:val="0"/>
          <w:marTop w:val="0"/>
          <w:marBottom w:val="0"/>
          <w:divBdr>
            <w:top w:val="none" w:sz="0" w:space="0" w:color="auto"/>
            <w:left w:val="none" w:sz="0" w:space="0" w:color="auto"/>
            <w:bottom w:val="none" w:sz="0" w:space="0" w:color="auto"/>
            <w:right w:val="none" w:sz="0" w:space="0" w:color="auto"/>
          </w:divBdr>
          <w:divsChild>
            <w:div w:id="1486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1806">
      <w:bodyDiv w:val="1"/>
      <w:marLeft w:val="0"/>
      <w:marRight w:val="0"/>
      <w:marTop w:val="0"/>
      <w:marBottom w:val="0"/>
      <w:divBdr>
        <w:top w:val="none" w:sz="0" w:space="0" w:color="auto"/>
        <w:left w:val="none" w:sz="0" w:space="0" w:color="auto"/>
        <w:bottom w:val="none" w:sz="0" w:space="0" w:color="auto"/>
        <w:right w:val="none" w:sz="0" w:space="0" w:color="auto"/>
      </w:divBdr>
      <w:divsChild>
        <w:div w:id="1148858950">
          <w:marLeft w:val="0"/>
          <w:marRight w:val="0"/>
          <w:marTop w:val="0"/>
          <w:marBottom w:val="0"/>
          <w:divBdr>
            <w:top w:val="none" w:sz="0" w:space="0" w:color="auto"/>
            <w:left w:val="none" w:sz="0" w:space="0" w:color="auto"/>
            <w:bottom w:val="none" w:sz="0" w:space="0" w:color="auto"/>
            <w:right w:val="none" w:sz="0" w:space="0" w:color="auto"/>
          </w:divBdr>
          <w:divsChild>
            <w:div w:id="16443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47">
      <w:bodyDiv w:val="1"/>
      <w:marLeft w:val="0"/>
      <w:marRight w:val="0"/>
      <w:marTop w:val="0"/>
      <w:marBottom w:val="0"/>
      <w:divBdr>
        <w:top w:val="none" w:sz="0" w:space="0" w:color="auto"/>
        <w:left w:val="none" w:sz="0" w:space="0" w:color="auto"/>
        <w:bottom w:val="none" w:sz="0" w:space="0" w:color="auto"/>
        <w:right w:val="none" w:sz="0" w:space="0" w:color="auto"/>
      </w:divBdr>
      <w:divsChild>
        <w:div w:id="644555197">
          <w:marLeft w:val="0"/>
          <w:marRight w:val="0"/>
          <w:marTop w:val="0"/>
          <w:marBottom w:val="0"/>
          <w:divBdr>
            <w:top w:val="none" w:sz="0" w:space="0" w:color="auto"/>
            <w:left w:val="none" w:sz="0" w:space="0" w:color="auto"/>
            <w:bottom w:val="none" w:sz="0" w:space="0" w:color="auto"/>
            <w:right w:val="none" w:sz="0" w:space="0" w:color="auto"/>
          </w:divBdr>
          <w:divsChild>
            <w:div w:id="410932504">
              <w:marLeft w:val="0"/>
              <w:marRight w:val="0"/>
              <w:marTop w:val="0"/>
              <w:marBottom w:val="0"/>
              <w:divBdr>
                <w:top w:val="none" w:sz="0" w:space="0" w:color="auto"/>
                <w:left w:val="none" w:sz="0" w:space="0" w:color="auto"/>
                <w:bottom w:val="none" w:sz="0" w:space="0" w:color="auto"/>
                <w:right w:val="none" w:sz="0" w:space="0" w:color="auto"/>
              </w:divBdr>
            </w:div>
            <w:div w:id="624893308">
              <w:marLeft w:val="0"/>
              <w:marRight w:val="0"/>
              <w:marTop w:val="0"/>
              <w:marBottom w:val="0"/>
              <w:divBdr>
                <w:top w:val="none" w:sz="0" w:space="0" w:color="auto"/>
                <w:left w:val="none" w:sz="0" w:space="0" w:color="auto"/>
                <w:bottom w:val="none" w:sz="0" w:space="0" w:color="auto"/>
                <w:right w:val="none" w:sz="0" w:space="0" w:color="auto"/>
              </w:divBdr>
            </w:div>
            <w:div w:id="664865097">
              <w:marLeft w:val="0"/>
              <w:marRight w:val="0"/>
              <w:marTop w:val="0"/>
              <w:marBottom w:val="0"/>
              <w:divBdr>
                <w:top w:val="none" w:sz="0" w:space="0" w:color="auto"/>
                <w:left w:val="none" w:sz="0" w:space="0" w:color="auto"/>
                <w:bottom w:val="none" w:sz="0" w:space="0" w:color="auto"/>
                <w:right w:val="none" w:sz="0" w:space="0" w:color="auto"/>
              </w:divBdr>
            </w:div>
            <w:div w:id="1239486171">
              <w:marLeft w:val="0"/>
              <w:marRight w:val="0"/>
              <w:marTop w:val="0"/>
              <w:marBottom w:val="0"/>
              <w:divBdr>
                <w:top w:val="none" w:sz="0" w:space="0" w:color="auto"/>
                <w:left w:val="none" w:sz="0" w:space="0" w:color="auto"/>
                <w:bottom w:val="none" w:sz="0" w:space="0" w:color="auto"/>
                <w:right w:val="none" w:sz="0" w:space="0" w:color="auto"/>
              </w:divBdr>
            </w:div>
            <w:div w:id="1346440414">
              <w:marLeft w:val="0"/>
              <w:marRight w:val="0"/>
              <w:marTop w:val="0"/>
              <w:marBottom w:val="0"/>
              <w:divBdr>
                <w:top w:val="none" w:sz="0" w:space="0" w:color="auto"/>
                <w:left w:val="none" w:sz="0" w:space="0" w:color="auto"/>
                <w:bottom w:val="none" w:sz="0" w:space="0" w:color="auto"/>
                <w:right w:val="none" w:sz="0" w:space="0" w:color="auto"/>
              </w:divBdr>
            </w:div>
            <w:div w:id="19597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1735">
      <w:bodyDiv w:val="1"/>
      <w:marLeft w:val="0"/>
      <w:marRight w:val="0"/>
      <w:marTop w:val="0"/>
      <w:marBottom w:val="0"/>
      <w:divBdr>
        <w:top w:val="none" w:sz="0" w:space="0" w:color="auto"/>
        <w:left w:val="none" w:sz="0" w:space="0" w:color="auto"/>
        <w:bottom w:val="none" w:sz="0" w:space="0" w:color="auto"/>
        <w:right w:val="none" w:sz="0" w:space="0" w:color="auto"/>
      </w:divBdr>
      <w:divsChild>
        <w:div w:id="354503207">
          <w:marLeft w:val="0"/>
          <w:marRight w:val="0"/>
          <w:marTop w:val="0"/>
          <w:marBottom w:val="0"/>
          <w:divBdr>
            <w:top w:val="none" w:sz="0" w:space="0" w:color="auto"/>
            <w:left w:val="none" w:sz="0" w:space="0" w:color="auto"/>
            <w:bottom w:val="none" w:sz="0" w:space="0" w:color="auto"/>
            <w:right w:val="none" w:sz="0" w:space="0" w:color="auto"/>
          </w:divBdr>
          <w:divsChild>
            <w:div w:id="11415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4536">
      <w:bodyDiv w:val="1"/>
      <w:marLeft w:val="0"/>
      <w:marRight w:val="0"/>
      <w:marTop w:val="0"/>
      <w:marBottom w:val="0"/>
      <w:divBdr>
        <w:top w:val="none" w:sz="0" w:space="0" w:color="auto"/>
        <w:left w:val="none" w:sz="0" w:space="0" w:color="auto"/>
        <w:bottom w:val="none" w:sz="0" w:space="0" w:color="auto"/>
        <w:right w:val="none" w:sz="0" w:space="0" w:color="auto"/>
      </w:divBdr>
      <w:divsChild>
        <w:div w:id="1817337788">
          <w:marLeft w:val="0"/>
          <w:marRight w:val="0"/>
          <w:marTop w:val="0"/>
          <w:marBottom w:val="0"/>
          <w:divBdr>
            <w:top w:val="none" w:sz="0" w:space="0" w:color="auto"/>
            <w:left w:val="none" w:sz="0" w:space="0" w:color="auto"/>
            <w:bottom w:val="none" w:sz="0" w:space="0" w:color="auto"/>
            <w:right w:val="none" w:sz="0" w:space="0" w:color="auto"/>
          </w:divBdr>
          <w:divsChild>
            <w:div w:id="3618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556">
      <w:bodyDiv w:val="1"/>
      <w:marLeft w:val="0"/>
      <w:marRight w:val="0"/>
      <w:marTop w:val="0"/>
      <w:marBottom w:val="0"/>
      <w:divBdr>
        <w:top w:val="none" w:sz="0" w:space="0" w:color="auto"/>
        <w:left w:val="none" w:sz="0" w:space="0" w:color="auto"/>
        <w:bottom w:val="none" w:sz="0" w:space="0" w:color="auto"/>
        <w:right w:val="none" w:sz="0" w:space="0" w:color="auto"/>
      </w:divBdr>
    </w:div>
    <w:div w:id="1813523013">
      <w:bodyDiv w:val="1"/>
      <w:marLeft w:val="0"/>
      <w:marRight w:val="0"/>
      <w:marTop w:val="0"/>
      <w:marBottom w:val="0"/>
      <w:divBdr>
        <w:top w:val="none" w:sz="0" w:space="0" w:color="auto"/>
        <w:left w:val="none" w:sz="0" w:space="0" w:color="auto"/>
        <w:bottom w:val="none" w:sz="0" w:space="0" w:color="auto"/>
        <w:right w:val="none" w:sz="0" w:space="0" w:color="auto"/>
      </w:divBdr>
      <w:divsChild>
        <w:div w:id="1944075394">
          <w:marLeft w:val="0"/>
          <w:marRight w:val="0"/>
          <w:marTop w:val="0"/>
          <w:marBottom w:val="0"/>
          <w:divBdr>
            <w:top w:val="none" w:sz="0" w:space="0" w:color="auto"/>
            <w:left w:val="none" w:sz="0" w:space="0" w:color="auto"/>
            <w:bottom w:val="none" w:sz="0" w:space="0" w:color="auto"/>
            <w:right w:val="none" w:sz="0" w:space="0" w:color="auto"/>
          </w:divBdr>
          <w:divsChild>
            <w:div w:id="1025054486">
              <w:marLeft w:val="0"/>
              <w:marRight w:val="0"/>
              <w:marTop w:val="0"/>
              <w:marBottom w:val="0"/>
              <w:divBdr>
                <w:top w:val="none" w:sz="0" w:space="0" w:color="auto"/>
                <w:left w:val="none" w:sz="0" w:space="0" w:color="auto"/>
                <w:bottom w:val="none" w:sz="0" w:space="0" w:color="auto"/>
                <w:right w:val="none" w:sz="0" w:space="0" w:color="auto"/>
              </w:divBdr>
            </w:div>
            <w:div w:id="11870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99640">
      <w:bodyDiv w:val="1"/>
      <w:marLeft w:val="0"/>
      <w:marRight w:val="0"/>
      <w:marTop w:val="0"/>
      <w:marBottom w:val="0"/>
      <w:divBdr>
        <w:top w:val="none" w:sz="0" w:space="0" w:color="auto"/>
        <w:left w:val="none" w:sz="0" w:space="0" w:color="auto"/>
        <w:bottom w:val="none" w:sz="0" w:space="0" w:color="auto"/>
        <w:right w:val="none" w:sz="0" w:space="0" w:color="auto"/>
      </w:divBdr>
    </w:div>
    <w:div w:id="2067952440">
      <w:bodyDiv w:val="1"/>
      <w:marLeft w:val="0"/>
      <w:marRight w:val="0"/>
      <w:marTop w:val="0"/>
      <w:marBottom w:val="0"/>
      <w:divBdr>
        <w:top w:val="none" w:sz="0" w:space="0" w:color="auto"/>
        <w:left w:val="none" w:sz="0" w:space="0" w:color="auto"/>
        <w:bottom w:val="none" w:sz="0" w:space="0" w:color="auto"/>
        <w:right w:val="none" w:sz="0" w:space="0" w:color="auto"/>
      </w:divBdr>
    </w:div>
    <w:div w:id="2142458035">
      <w:bodyDiv w:val="1"/>
      <w:marLeft w:val="0"/>
      <w:marRight w:val="0"/>
      <w:marTop w:val="0"/>
      <w:marBottom w:val="0"/>
      <w:divBdr>
        <w:top w:val="none" w:sz="0" w:space="0" w:color="auto"/>
        <w:left w:val="none" w:sz="0" w:space="0" w:color="auto"/>
        <w:bottom w:val="none" w:sz="0" w:space="0" w:color="auto"/>
        <w:right w:val="none" w:sz="0" w:space="0" w:color="auto"/>
      </w:divBdr>
      <w:divsChild>
        <w:div w:id="1246377330">
          <w:marLeft w:val="0"/>
          <w:marRight w:val="0"/>
          <w:marTop w:val="0"/>
          <w:marBottom w:val="0"/>
          <w:divBdr>
            <w:top w:val="none" w:sz="0" w:space="0" w:color="auto"/>
            <w:left w:val="none" w:sz="0" w:space="0" w:color="auto"/>
            <w:bottom w:val="none" w:sz="0" w:space="0" w:color="auto"/>
            <w:right w:val="none" w:sz="0" w:space="0" w:color="auto"/>
          </w:divBdr>
          <w:divsChild>
            <w:div w:id="2380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5.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blog.csdn.net/W1995S/article/details/118153146"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6.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comments" Target="comments.xml"/><Relationship Id="rId51" Type="http://schemas.openxmlformats.org/officeDocument/2006/relationships/hyperlink" Target="https://www.investopedia.com/terms/s/stochastic-modeling.asp"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'CO2 Data Set 1'!$D$1</c:f>
              <c:strCache>
                <c:ptCount val="1"/>
                <c:pt idx="0">
                  <c:v>Change In PPM</c:v>
                </c:pt>
              </c:strCache>
            </c:strRef>
          </c:tx>
          <c:spPr>
            <a:ln w="19050" cap="rnd">
              <a:solidFill>
                <a:schemeClr val="accent1"/>
              </a:solidFill>
              <a:round/>
            </a:ln>
            <a:effectLst/>
          </c:spPr>
          <c:marker>
            <c:symbol val="none"/>
          </c:marker>
          <c:xVal>
            <c:numRef>
              <c:f>'CO2 Data Set 1'!$C$2:$C$64</c:f>
              <c:numCache>
                <c:formatCode>General</c:formatCode>
                <c:ptCount val="63"/>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numCache>
            </c:numRef>
          </c:xVal>
          <c:yVal>
            <c:numRef>
              <c:f>'CO2 Data Set 1'!$D$2:$D$64</c:f>
              <c:numCache>
                <c:formatCode>0.00_ </c:formatCode>
                <c:ptCount val="63"/>
                <c:pt idx="1">
                  <c:v>0.93000000000000682</c:v>
                </c:pt>
                <c:pt idx="2">
                  <c:v>0.72999999999996135</c:v>
                </c:pt>
                <c:pt idx="3">
                  <c:v>0.81000000000000227</c:v>
                </c:pt>
                <c:pt idx="4">
                  <c:v>0.54000000000002046</c:v>
                </c:pt>
                <c:pt idx="5">
                  <c:v>0.62999999999999545</c:v>
                </c:pt>
                <c:pt idx="6">
                  <c:v>0.42000000000001592</c:v>
                </c:pt>
                <c:pt idx="7">
                  <c:v>1.3299999999999841</c:v>
                </c:pt>
                <c:pt idx="8">
                  <c:v>0.81000000000000227</c:v>
                </c:pt>
                <c:pt idx="9">
                  <c:v>0.87000000000000455</c:v>
                </c:pt>
                <c:pt idx="10">
                  <c:v>1.5699999999999932</c:v>
                </c:pt>
                <c:pt idx="11">
                  <c:v>1.0600000000000023</c:v>
                </c:pt>
                <c:pt idx="12">
                  <c:v>0.63999999999998636</c:v>
                </c:pt>
                <c:pt idx="13">
                  <c:v>1.1399999999999864</c:v>
                </c:pt>
                <c:pt idx="14">
                  <c:v>2.2200000000000273</c:v>
                </c:pt>
                <c:pt idx="15">
                  <c:v>0.50999999999999091</c:v>
                </c:pt>
                <c:pt idx="16">
                  <c:v>0.93999999999999773</c:v>
                </c:pt>
                <c:pt idx="17">
                  <c:v>0.89999999999997726</c:v>
                </c:pt>
                <c:pt idx="18">
                  <c:v>1.8100000000000023</c:v>
                </c:pt>
                <c:pt idx="19">
                  <c:v>1.57000000000005</c:v>
                </c:pt>
                <c:pt idx="20">
                  <c:v>1.42999999999995</c:v>
                </c:pt>
                <c:pt idx="21">
                  <c:v>1.9200000000000159</c:v>
                </c:pt>
                <c:pt idx="22">
                  <c:v>1.3600000000000136</c:v>
                </c:pt>
                <c:pt idx="23">
                  <c:v>1.3600000000000136</c:v>
                </c:pt>
                <c:pt idx="24">
                  <c:v>1.6699999999999591</c:v>
                </c:pt>
                <c:pt idx="25">
                  <c:v>1.7200000000000273</c:v>
                </c:pt>
                <c:pt idx="26">
                  <c:v>1.4800000000000182</c:v>
                </c:pt>
                <c:pt idx="27">
                  <c:v>1.2599999999999909</c:v>
                </c:pt>
                <c:pt idx="28">
                  <c:v>1.6999999999999886</c:v>
                </c:pt>
                <c:pt idx="29">
                  <c:v>2.3799999999999955</c:v>
                </c:pt>
                <c:pt idx="30">
                  <c:v>1.5099999999999909</c:v>
                </c:pt>
                <c:pt idx="31">
                  <c:v>1.25</c:v>
                </c:pt>
                <c:pt idx="32">
                  <c:v>1.25</c:v>
                </c:pt>
                <c:pt idx="33">
                  <c:v>0.84000000000003183</c:v>
                </c:pt>
                <c:pt idx="34">
                  <c:v>0.66999999999995907</c:v>
                </c:pt>
                <c:pt idx="35">
                  <c:v>1.75</c:v>
                </c:pt>
                <c:pt idx="36">
                  <c:v>2.0100000000000477</c:v>
                </c:pt>
                <c:pt idx="37">
                  <c:v>1.7699999999999818</c:v>
                </c:pt>
                <c:pt idx="38">
                  <c:v>1.1399999999999864</c:v>
                </c:pt>
                <c:pt idx="39">
                  <c:v>2.9599999999999795</c:v>
                </c:pt>
                <c:pt idx="40">
                  <c:v>1.7000000000000455</c:v>
                </c:pt>
                <c:pt idx="41">
                  <c:v>1.1699999999999591</c:v>
                </c:pt>
                <c:pt idx="42">
                  <c:v>1.6100000000000136</c:v>
                </c:pt>
                <c:pt idx="43">
                  <c:v>2.1299999999999955</c:v>
                </c:pt>
                <c:pt idx="44">
                  <c:v>2.5300000000000296</c:v>
                </c:pt>
                <c:pt idx="45">
                  <c:v>1.7199999999999704</c:v>
                </c:pt>
                <c:pt idx="46">
                  <c:v>2.2800000000000296</c:v>
                </c:pt>
                <c:pt idx="47">
                  <c:v>2.1099999999999568</c:v>
                </c:pt>
                <c:pt idx="48">
                  <c:v>1.9300000000000068</c:v>
                </c:pt>
                <c:pt idx="49">
                  <c:v>1.8100000000000023</c:v>
                </c:pt>
                <c:pt idx="50">
                  <c:v>1.8100000000000023</c:v>
                </c:pt>
                <c:pt idx="51">
                  <c:v>2.4600000000000364</c:v>
                </c:pt>
                <c:pt idx="52">
                  <c:v>1.75</c:v>
                </c:pt>
                <c:pt idx="53">
                  <c:v>2.2099999999999795</c:v>
                </c:pt>
                <c:pt idx="54">
                  <c:v>2.6800000000000068</c:v>
                </c:pt>
                <c:pt idx="55">
                  <c:v>2.0699999999999932</c:v>
                </c:pt>
                <c:pt idx="56">
                  <c:v>2.1999999999999886</c:v>
                </c:pt>
                <c:pt idx="57">
                  <c:v>3.4000000000000341</c:v>
                </c:pt>
                <c:pt idx="58">
                  <c:v>2.3499999999999659</c:v>
                </c:pt>
                <c:pt idx="59">
                  <c:v>1.9600000000000364</c:v>
                </c:pt>
                <c:pt idx="60">
                  <c:v>2.9399999999999977</c:v>
                </c:pt>
                <c:pt idx="61">
                  <c:v>2.5799999999999841</c:v>
                </c:pt>
                <c:pt idx="62">
                  <c:v>2.2099999999999795</c:v>
                </c:pt>
              </c:numCache>
            </c:numRef>
          </c:yVal>
          <c:smooth val="0"/>
          <c:extLst>
            <c:ext xmlns:c16="http://schemas.microsoft.com/office/drawing/2014/chart" uri="{C3380CC4-5D6E-409C-BE32-E72D297353CC}">
              <c16:uniqueId val="{00000000-6EA2-499B-B792-D9E122670DBD}"/>
            </c:ext>
          </c:extLst>
        </c:ser>
        <c:dLbls>
          <c:showLegendKey val="0"/>
          <c:showVal val="0"/>
          <c:showCatName val="0"/>
          <c:showSerName val="0"/>
          <c:showPercent val="0"/>
          <c:showBubbleSize val="0"/>
        </c:dLbls>
        <c:axId val="1848369247"/>
        <c:axId val="1848364255"/>
      </c:scatterChart>
      <c:valAx>
        <c:axId val="1848369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Elapsed 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364255"/>
        <c:crosses val="autoZero"/>
        <c:crossBetween val="midCat"/>
      </c:valAx>
      <c:valAx>
        <c:axId val="1848364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Change in</a:t>
                </a:r>
                <a:r>
                  <a:rPr lang="en-US" altLang="zh-CN" baseline="0"/>
                  <a:t> Level of CO2 in Atomosphere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369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'CO2 Data Set 1'!$D$1</c:f>
              <c:strCache>
                <c:ptCount val="1"/>
                <c:pt idx="0">
                  <c:v>Change In PPM</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26291315852009406"/>
                  <c:y val="-0.164234488884604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t>y = 0.0282x + 0.7333</a:t>
                    </a:r>
                    <a:endParaRPr lang="en-US" sz="12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'CO2 Data Set 1'!$C$2:$C$64</c:f>
              <c:numCache>
                <c:formatCode>General</c:formatCode>
                <c:ptCount val="63"/>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numCache>
            </c:numRef>
          </c:xVal>
          <c:yVal>
            <c:numRef>
              <c:f>'CO2 Data Set 1'!$D$2:$D$64</c:f>
              <c:numCache>
                <c:formatCode>0.00_ </c:formatCode>
                <c:ptCount val="63"/>
                <c:pt idx="1">
                  <c:v>0.93000000000000682</c:v>
                </c:pt>
                <c:pt idx="2">
                  <c:v>0.72999999999996135</c:v>
                </c:pt>
                <c:pt idx="3">
                  <c:v>0.81000000000000227</c:v>
                </c:pt>
                <c:pt idx="4">
                  <c:v>0.54000000000002046</c:v>
                </c:pt>
                <c:pt idx="5">
                  <c:v>0.62999999999999545</c:v>
                </c:pt>
                <c:pt idx="6">
                  <c:v>0.42000000000001592</c:v>
                </c:pt>
                <c:pt idx="7">
                  <c:v>1.3299999999999841</c:v>
                </c:pt>
                <c:pt idx="8">
                  <c:v>0.81000000000000227</c:v>
                </c:pt>
                <c:pt idx="9">
                  <c:v>0.87000000000000455</c:v>
                </c:pt>
                <c:pt idx="10">
                  <c:v>1.5699999999999932</c:v>
                </c:pt>
                <c:pt idx="11">
                  <c:v>1.0600000000000023</c:v>
                </c:pt>
                <c:pt idx="12">
                  <c:v>0.63999999999998636</c:v>
                </c:pt>
                <c:pt idx="13">
                  <c:v>1.1399999999999864</c:v>
                </c:pt>
                <c:pt idx="14">
                  <c:v>2.2200000000000273</c:v>
                </c:pt>
                <c:pt idx="15">
                  <c:v>0.50999999999999091</c:v>
                </c:pt>
                <c:pt idx="16">
                  <c:v>0.93999999999999773</c:v>
                </c:pt>
                <c:pt idx="17">
                  <c:v>0.89999999999997726</c:v>
                </c:pt>
                <c:pt idx="18">
                  <c:v>1.8100000000000023</c:v>
                </c:pt>
                <c:pt idx="19">
                  <c:v>1.57000000000005</c:v>
                </c:pt>
                <c:pt idx="20">
                  <c:v>1.42999999999995</c:v>
                </c:pt>
                <c:pt idx="21">
                  <c:v>1.9200000000000159</c:v>
                </c:pt>
                <c:pt idx="22">
                  <c:v>1.3600000000000136</c:v>
                </c:pt>
                <c:pt idx="23">
                  <c:v>1.3600000000000136</c:v>
                </c:pt>
                <c:pt idx="24">
                  <c:v>1.6699999999999591</c:v>
                </c:pt>
                <c:pt idx="25">
                  <c:v>1.7200000000000273</c:v>
                </c:pt>
                <c:pt idx="26">
                  <c:v>1.4800000000000182</c:v>
                </c:pt>
                <c:pt idx="27">
                  <c:v>1.2599999999999909</c:v>
                </c:pt>
                <c:pt idx="28">
                  <c:v>1.6999999999999886</c:v>
                </c:pt>
                <c:pt idx="29">
                  <c:v>2.3799999999999955</c:v>
                </c:pt>
                <c:pt idx="30">
                  <c:v>1.5099999999999909</c:v>
                </c:pt>
                <c:pt idx="31">
                  <c:v>1.25</c:v>
                </c:pt>
                <c:pt idx="32">
                  <c:v>1.25</c:v>
                </c:pt>
                <c:pt idx="33">
                  <c:v>0.84000000000003183</c:v>
                </c:pt>
                <c:pt idx="34">
                  <c:v>0.66999999999995907</c:v>
                </c:pt>
                <c:pt idx="35">
                  <c:v>1.75</c:v>
                </c:pt>
                <c:pt idx="36">
                  <c:v>2.0100000000000477</c:v>
                </c:pt>
                <c:pt idx="37">
                  <c:v>1.7699999999999818</c:v>
                </c:pt>
                <c:pt idx="38">
                  <c:v>1.1399999999999864</c:v>
                </c:pt>
                <c:pt idx="39">
                  <c:v>2.9599999999999795</c:v>
                </c:pt>
                <c:pt idx="40">
                  <c:v>1.7000000000000455</c:v>
                </c:pt>
                <c:pt idx="41">
                  <c:v>1.1699999999999591</c:v>
                </c:pt>
                <c:pt idx="42">
                  <c:v>1.6100000000000136</c:v>
                </c:pt>
                <c:pt idx="43">
                  <c:v>2.1299999999999955</c:v>
                </c:pt>
                <c:pt idx="44">
                  <c:v>2.5300000000000296</c:v>
                </c:pt>
                <c:pt idx="45">
                  <c:v>1.7199999999999704</c:v>
                </c:pt>
                <c:pt idx="46">
                  <c:v>2.2800000000000296</c:v>
                </c:pt>
                <c:pt idx="47">
                  <c:v>2.1099999999999568</c:v>
                </c:pt>
                <c:pt idx="48">
                  <c:v>1.9300000000000068</c:v>
                </c:pt>
                <c:pt idx="49">
                  <c:v>1.8100000000000023</c:v>
                </c:pt>
                <c:pt idx="50">
                  <c:v>1.8100000000000023</c:v>
                </c:pt>
                <c:pt idx="51">
                  <c:v>2.4600000000000364</c:v>
                </c:pt>
                <c:pt idx="52">
                  <c:v>1.75</c:v>
                </c:pt>
                <c:pt idx="53">
                  <c:v>2.2099999999999795</c:v>
                </c:pt>
                <c:pt idx="54">
                  <c:v>2.6800000000000068</c:v>
                </c:pt>
                <c:pt idx="55">
                  <c:v>2.0699999999999932</c:v>
                </c:pt>
                <c:pt idx="56">
                  <c:v>2.1999999999999886</c:v>
                </c:pt>
                <c:pt idx="57">
                  <c:v>3.4000000000000341</c:v>
                </c:pt>
                <c:pt idx="58">
                  <c:v>2.3499999999999659</c:v>
                </c:pt>
                <c:pt idx="59">
                  <c:v>1.9600000000000364</c:v>
                </c:pt>
                <c:pt idx="60">
                  <c:v>2.9399999999999977</c:v>
                </c:pt>
                <c:pt idx="61">
                  <c:v>2.5799999999999841</c:v>
                </c:pt>
                <c:pt idx="62">
                  <c:v>2.2099999999999795</c:v>
                </c:pt>
              </c:numCache>
            </c:numRef>
          </c:yVal>
          <c:smooth val="0"/>
          <c:extLst>
            <c:ext xmlns:c16="http://schemas.microsoft.com/office/drawing/2014/chart" uri="{C3380CC4-5D6E-409C-BE32-E72D297353CC}">
              <c16:uniqueId val="{00000001-8DF2-4721-A954-63182D69E9EB}"/>
            </c:ext>
          </c:extLst>
        </c:ser>
        <c:dLbls>
          <c:showLegendKey val="0"/>
          <c:showVal val="0"/>
          <c:showCatName val="0"/>
          <c:showSerName val="0"/>
          <c:showPercent val="0"/>
          <c:showBubbleSize val="0"/>
        </c:dLbls>
        <c:axId val="1848369247"/>
        <c:axId val="1848364255"/>
      </c:scatterChart>
      <c:valAx>
        <c:axId val="1848369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Elapsed 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364255"/>
        <c:crosses val="autoZero"/>
        <c:crossBetween val="midCat"/>
      </c:valAx>
      <c:valAx>
        <c:axId val="1848364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Change in</a:t>
                </a:r>
                <a:r>
                  <a:rPr lang="en-US" altLang="zh-CN" baseline="0"/>
                  <a:t> Level of CO2 in Atomosphere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369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Variable</a:t>
            </a:r>
            <a:r>
              <a:rPr lang="en-US" altLang="zh-CN" baseline="0"/>
              <a:t> K</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'CO2 Data Set 1'!$E$1</c:f>
              <c:strCache>
                <c:ptCount val="1"/>
                <c:pt idx="0">
                  <c:v>After Minusing the Line</c:v>
                </c:pt>
              </c:strCache>
            </c:strRef>
          </c:tx>
          <c:spPr>
            <a:ln w="19050" cap="rnd">
              <a:solidFill>
                <a:schemeClr val="accent1"/>
              </a:solidFill>
              <a:round/>
            </a:ln>
            <a:effectLst/>
          </c:spPr>
          <c:marker>
            <c:symbol val="none"/>
          </c:marker>
          <c:yVal>
            <c:numRef>
              <c:f>'CO2 Data Set 1'!$E$2:$E$64</c:f>
              <c:numCache>
                <c:formatCode>General</c:formatCode>
                <c:ptCount val="63"/>
                <c:pt idx="1">
                  <c:v>0.16850000000000687</c:v>
                </c:pt>
                <c:pt idx="2">
                  <c:v>-5.9700000000038611E-2</c:v>
                </c:pt>
                <c:pt idx="3">
                  <c:v>-7.8999999999976867E-3</c:v>
                </c:pt>
                <c:pt idx="4">
                  <c:v>-0.3060999999999795</c:v>
                </c:pt>
                <c:pt idx="5">
                  <c:v>-0.24430000000000451</c:v>
                </c:pt>
                <c:pt idx="6">
                  <c:v>-0.48249999999998405</c:v>
                </c:pt>
                <c:pt idx="7">
                  <c:v>0.39929999999998411</c:v>
                </c:pt>
                <c:pt idx="8">
                  <c:v>-0.1488999999999977</c:v>
                </c:pt>
                <c:pt idx="9">
                  <c:v>-0.11709999999999543</c:v>
                </c:pt>
                <c:pt idx="10">
                  <c:v>0.5546999999999932</c:v>
                </c:pt>
                <c:pt idx="11">
                  <c:v>1.6500000000002291E-2</c:v>
                </c:pt>
                <c:pt idx="12">
                  <c:v>-0.43170000000001357</c:v>
                </c:pt>
                <c:pt idx="13">
                  <c:v>4.0099999999986369E-2</c:v>
                </c:pt>
                <c:pt idx="14">
                  <c:v>1.0919000000000274</c:v>
                </c:pt>
                <c:pt idx="15">
                  <c:v>-0.64630000000000898</c:v>
                </c:pt>
                <c:pt idx="16">
                  <c:v>-0.24450000000000222</c:v>
                </c:pt>
                <c:pt idx="17">
                  <c:v>-0.31270000000002268</c:v>
                </c:pt>
                <c:pt idx="18">
                  <c:v>0.56910000000000227</c:v>
                </c:pt>
                <c:pt idx="19">
                  <c:v>0.30090000000005002</c:v>
                </c:pt>
                <c:pt idx="20">
                  <c:v>0.13269999999995008</c:v>
                </c:pt>
                <c:pt idx="21">
                  <c:v>0.5945000000000159</c:v>
                </c:pt>
                <c:pt idx="22">
                  <c:v>6.3000000000137391E-3</c:v>
                </c:pt>
                <c:pt idx="23">
                  <c:v>-2.1899999999986264E-2</c:v>
                </c:pt>
                <c:pt idx="24">
                  <c:v>0.25989999999995916</c:v>
                </c:pt>
                <c:pt idx="25">
                  <c:v>0.28170000000002726</c:v>
                </c:pt>
                <c:pt idx="26">
                  <c:v>1.3500000000018275E-2</c:v>
                </c:pt>
                <c:pt idx="27">
                  <c:v>-0.23470000000000901</c:v>
                </c:pt>
                <c:pt idx="28">
                  <c:v>0.17709999999998871</c:v>
                </c:pt>
                <c:pt idx="29">
                  <c:v>0.82889999999999542</c:v>
                </c:pt>
                <c:pt idx="30">
                  <c:v>-6.9300000000009021E-2</c:v>
                </c:pt>
                <c:pt idx="31">
                  <c:v>-0.35749999999999993</c:v>
                </c:pt>
                <c:pt idx="32">
                  <c:v>-0.38569999999999993</c:v>
                </c:pt>
                <c:pt idx="33">
                  <c:v>-0.8238999999999681</c:v>
                </c:pt>
                <c:pt idx="34">
                  <c:v>-1.0221000000000409</c:v>
                </c:pt>
                <c:pt idx="35">
                  <c:v>2.970000000000006E-2</c:v>
                </c:pt>
                <c:pt idx="36">
                  <c:v>0.26150000000004792</c:v>
                </c:pt>
                <c:pt idx="37">
                  <c:v>-6.7000000000180249E-3</c:v>
                </c:pt>
                <c:pt idx="38">
                  <c:v>-0.66490000000001348</c:v>
                </c:pt>
                <c:pt idx="39">
                  <c:v>1.1268999999999796</c:v>
                </c:pt>
                <c:pt idx="40">
                  <c:v>-0.16129999999995437</c:v>
                </c:pt>
                <c:pt idx="41">
                  <c:v>-0.71950000000004077</c:v>
                </c:pt>
                <c:pt idx="42">
                  <c:v>-0.30769999999998621</c:v>
                </c:pt>
                <c:pt idx="43">
                  <c:v>0.1840999999999956</c:v>
                </c:pt>
                <c:pt idx="44">
                  <c:v>0.5559000000000297</c:v>
                </c:pt>
                <c:pt idx="45">
                  <c:v>-0.28230000000002942</c:v>
                </c:pt>
                <c:pt idx="46">
                  <c:v>0.2495000000000297</c:v>
                </c:pt>
                <c:pt idx="47">
                  <c:v>5.1299999999956936E-2</c:v>
                </c:pt>
                <c:pt idx="48">
                  <c:v>-0.15689999999999305</c:v>
                </c:pt>
                <c:pt idx="49">
                  <c:v>-0.3050999999999976</c:v>
                </c:pt>
                <c:pt idx="50">
                  <c:v>-0.3332999999999976</c:v>
                </c:pt>
                <c:pt idx="51">
                  <c:v>0.28850000000003651</c:v>
                </c:pt>
                <c:pt idx="52">
                  <c:v>-0.44969999999999988</c:v>
                </c:pt>
                <c:pt idx="53">
                  <c:v>-1.7900000000020344E-2</c:v>
                </c:pt>
                <c:pt idx="54">
                  <c:v>0.42390000000000694</c:v>
                </c:pt>
                <c:pt idx="55">
                  <c:v>-0.21430000000000671</c:v>
                </c:pt>
                <c:pt idx="56">
                  <c:v>-0.11250000000001126</c:v>
                </c:pt>
                <c:pt idx="57">
                  <c:v>1.0593000000000341</c:v>
                </c:pt>
                <c:pt idx="58">
                  <c:v>-1.8900000000034001E-2</c:v>
                </c:pt>
                <c:pt idx="59">
                  <c:v>-0.43709999999996352</c:v>
                </c:pt>
                <c:pt idx="60">
                  <c:v>0.51469999999999783</c:v>
                </c:pt>
                <c:pt idx="61">
                  <c:v>0.12649999999998418</c:v>
                </c:pt>
                <c:pt idx="62">
                  <c:v>-0.27170000000002037</c:v>
                </c:pt>
              </c:numCache>
            </c:numRef>
          </c:yVal>
          <c:smooth val="0"/>
          <c:extLst>
            <c:ext xmlns:c16="http://schemas.microsoft.com/office/drawing/2014/chart" uri="{C3380CC4-5D6E-409C-BE32-E72D297353CC}">
              <c16:uniqueId val="{00000000-1DFC-4C98-94C3-2E54EE1EA798}"/>
            </c:ext>
          </c:extLst>
        </c:ser>
        <c:dLbls>
          <c:showLegendKey val="0"/>
          <c:showVal val="0"/>
          <c:showCatName val="0"/>
          <c:showSerName val="0"/>
          <c:showPercent val="0"/>
          <c:showBubbleSize val="0"/>
        </c:dLbls>
        <c:axId val="835137800"/>
        <c:axId val="835141080"/>
      </c:scatterChart>
      <c:valAx>
        <c:axId val="835137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Elapsed 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5141080"/>
        <c:crosses val="autoZero"/>
        <c:crossBetween val="midCat"/>
      </c:valAx>
      <c:valAx>
        <c:axId val="835141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K</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51378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'CO2 Data Set 1'!$D$1</c:f>
              <c:strCache>
                <c:ptCount val="1"/>
                <c:pt idx="0">
                  <c:v>Change In PPM</c:v>
                </c:pt>
              </c:strCache>
            </c:strRef>
          </c:tx>
          <c:spPr>
            <a:ln w="19050" cap="rnd">
              <a:solidFill>
                <a:schemeClr val="accent1"/>
              </a:solidFill>
              <a:round/>
            </a:ln>
            <a:effectLst/>
          </c:spPr>
          <c:marker>
            <c:symbol val="none"/>
          </c:marker>
          <c:xVal>
            <c:numRef>
              <c:f>'CO2 Data Set 1'!$C$2:$C$143</c:f>
              <c:numCache>
                <c:formatCode>General</c:formatCode>
                <c:ptCount val="142"/>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numCache>
            </c:numRef>
          </c:xVal>
          <c:yVal>
            <c:numRef>
              <c:f>'CO2 Data Set 1'!$D$2:$D$143</c:f>
              <c:numCache>
                <c:formatCode>0.00_ </c:formatCode>
                <c:ptCount val="142"/>
                <c:pt idx="1">
                  <c:v>0.93000000000000682</c:v>
                </c:pt>
                <c:pt idx="2">
                  <c:v>0.72999999999996135</c:v>
                </c:pt>
                <c:pt idx="3">
                  <c:v>0.81000000000000227</c:v>
                </c:pt>
                <c:pt idx="4">
                  <c:v>0.54000000000002046</c:v>
                </c:pt>
                <c:pt idx="5">
                  <c:v>0.62999999999999545</c:v>
                </c:pt>
                <c:pt idx="6">
                  <c:v>0.42000000000001592</c:v>
                </c:pt>
                <c:pt idx="7">
                  <c:v>1.3299999999999841</c:v>
                </c:pt>
                <c:pt idx="8">
                  <c:v>0.81000000000000227</c:v>
                </c:pt>
                <c:pt idx="9">
                  <c:v>0.87000000000000455</c:v>
                </c:pt>
                <c:pt idx="10">
                  <c:v>1.5699999999999932</c:v>
                </c:pt>
                <c:pt idx="11">
                  <c:v>1.0600000000000023</c:v>
                </c:pt>
                <c:pt idx="12">
                  <c:v>0.63999999999998636</c:v>
                </c:pt>
                <c:pt idx="13">
                  <c:v>1.1399999999999864</c:v>
                </c:pt>
                <c:pt idx="14">
                  <c:v>2.2200000000000273</c:v>
                </c:pt>
                <c:pt idx="15">
                  <c:v>0.50999999999999091</c:v>
                </c:pt>
                <c:pt idx="16">
                  <c:v>0.93999999999999773</c:v>
                </c:pt>
                <c:pt idx="17">
                  <c:v>0.89999999999997726</c:v>
                </c:pt>
                <c:pt idx="18">
                  <c:v>1.8100000000000023</c:v>
                </c:pt>
                <c:pt idx="19">
                  <c:v>1.57000000000005</c:v>
                </c:pt>
                <c:pt idx="20">
                  <c:v>1.42999999999995</c:v>
                </c:pt>
                <c:pt idx="21">
                  <c:v>1.9200000000000159</c:v>
                </c:pt>
                <c:pt idx="22">
                  <c:v>1.3600000000000136</c:v>
                </c:pt>
                <c:pt idx="23">
                  <c:v>1.3600000000000136</c:v>
                </c:pt>
                <c:pt idx="24">
                  <c:v>1.6699999999999591</c:v>
                </c:pt>
                <c:pt idx="25">
                  <c:v>1.7200000000000273</c:v>
                </c:pt>
                <c:pt idx="26">
                  <c:v>1.4800000000000182</c:v>
                </c:pt>
                <c:pt idx="27">
                  <c:v>1.2599999999999909</c:v>
                </c:pt>
                <c:pt idx="28">
                  <c:v>1.6999999999999886</c:v>
                </c:pt>
                <c:pt idx="29">
                  <c:v>2.3799999999999955</c:v>
                </c:pt>
                <c:pt idx="30">
                  <c:v>1.5099999999999909</c:v>
                </c:pt>
                <c:pt idx="31">
                  <c:v>1.25</c:v>
                </c:pt>
                <c:pt idx="32">
                  <c:v>1.25</c:v>
                </c:pt>
                <c:pt idx="33">
                  <c:v>0.84000000000003183</c:v>
                </c:pt>
                <c:pt idx="34">
                  <c:v>0.66999999999995907</c:v>
                </c:pt>
                <c:pt idx="35">
                  <c:v>1.75</c:v>
                </c:pt>
                <c:pt idx="36">
                  <c:v>2.0100000000000477</c:v>
                </c:pt>
                <c:pt idx="37">
                  <c:v>1.7699999999999818</c:v>
                </c:pt>
                <c:pt idx="38">
                  <c:v>1.1399999999999864</c:v>
                </c:pt>
                <c:pt idx="39">
                  <c:v>2.9599999999999795</c:v>
                </c:pt>
                <c:pt idx="40">
                  <c:v>1.7000000000000455</c:v>
                </c:pt>
                <c:pt idx="41">
                  <c:v>1.1699999999999591</c:v>
                </c:pt>
                <c:pt idx="42">
                  <c:v>1.6100000000000136</c:v>
                </c:pt>
                <c:pt idx="43">
                  <c:v>2.1299999999999955</c:v>
                </c:pt>
                <c:pt idx="44">
                  <c:v>2.5300000000000296</c:v>
                </c:pt>
                <c:pt idx="45">
                  <c:v>1.7199999999999704</c:v>
                </c:pt>
                <c:pt idx="46">
                  <c:v>2.2800000000000296</c:v>
                </c:pt>
                <c:pt idx="47">
                  <c:v>2.1099999999999568</c:v>
                </c:pt>
                <c:pt idx="48">
                  <c:v>1.9300000000000068</c:v>
                </c:pt>
                <c:pt idx="49">
                  <c:v>1.8100000000000023</c:v>
                </c:pt>
                <c:pt idx="50">
                  <c:v>1.8100000000000023</c:v>
                </c:pt>
                <c:pt idx="51">
                  <c:v>2.4600000000000364</c:v>
                </c:pt>
                <c:pt idx="52">
                  <c:v>1.75</c:v>
                </c:pt>
                <c:pt idx="53">
                  <c:v>2.2099999999999795</c:v>
                </c:pt>
                <c:pt idx="54">
                  <c:v>2.6800000000000068</c:v>
                </c:pt>
                <c:pt idx="55">
                  <c:v>2.0699999999999932</c:v>
                </c:pt>
                <c:pt idx="56">
                  <c:v>2.1999999999999886</c:v>
                </c:pt>
                <c:pt idx="57">
                  <c:v>3.4000000000000341</c:v>
                </c:pt>
                <c:pt idx="58">
                  <c:v>2.3499999999999659</c:v>
                </c:pt>
                <c:pt idx="59">
                  <c:v>1.9600000000000364</c:v>
                </c:pt>
                <c:pt idx="60">
                  <c:v>2.9399999999999977</c:v>
                </c:pt>
                <c:pt idx="61">
                  <c:v>2.5799999999999841</c:v>
                </c:pt>
                <c:pt idx="62">
                  <c:v>2.2099999999999795</c:v>
                </c:pt>
                <c:pt idx="63" formatCode="General">
                  <c:v>3.004</c:v>
                </c:pt>
                <c:pt idx="64" formatCode="General">
                  <c:v>3.3969</c:v>
                </c:pt>
                <c:pt idx="65" formatCode="General">
                  <c:v>4.2585999999999995</c:v>
                </c:pt>
                <c:pt idx="66" formatCode="General">
                  <c:v>3.9247000000000001</c:v>
                </c:pt>
                <c:pt idx="67" formatCode="General">
                  <c:v>4.4333999999999998</c:v>
                </c:pt>
                <c:pt idx="68" formatCode="General">
                  <c:v>2.0287000000000002</c:v>
                </c:pt>
                <c:pt idx="69" formatCode="General">
                  <c:v>3.8049999999999997</c:v>
                </c:pt>
                <c:pt idx="70" formatCode="General">
                  <c:v>3.9161999999999999</c:v>
                </c:pt>
                <c:pt idx="71" formatCode="General">
                  <c:v>2.4027999999999996</c:v>
                </c:pt>
                <c:pt idx="72" formatCode="General">
                  <c:v>4.7197999999999993</c:v>
                </c:pt>
                <c:pt idx="73" formatCode="General">
                  <c:v>2.1600999999999995</c:v>
                </c:pt>
                <c:pt idx="74" formatCode="General">
                  <c:v>3.7466999999999997</c:v>
                </c:pt>
                <c:pt idx="75" formatCode="General">
                  <c:v>2.1699999999999995</c:v>
                </c:pt>
                <c:pt idx="76" formatCode="General">
                  <c:v>2.0195999999999996</c:v>
                </c:pt>
                <c:pt idx="77" formatCode="General">
                  <c:v>4.3038999999999996</c:v>
                </c:pt>
                <c:pt idx="78" formatCode="General">
                  <c:v>4.7925999999999993</c:v>
                </c:pt>
                <c:pt idx="79" formatCode="General">
                  <c:v>4.1711999999999998</c:v>
                </c:pt>
                <c:pt idx="80" formatCode="General">
                  <c:v>4.8483999999999998</c:v>
                </c:pt>
                <c:pt idx="81" formatCode="General">
                  <c:v>4.1315999999999997</c:v>
                </c:pt>
                <c:pt idx="82" formatCode="General">
                  <c:v>3.6668999999999996</c:v>
                </c:pt>
                <c:pt idx="83" formatCode="General">
                  <c:v>4.2408999999999999</c:v>
                </c:pt>
                <c:pt idx="84" formatCode="General">
                  <c:v>3.8262999999999998</c:v>
                </c:pt>
                <c:pt idx="85" formatCode="General">
                  <c:v>4.3964999999999996</c:v>
                </c:pt>
                <c:pt idx="86" formatCode="General">
                  <c:v>2.8613999999999997</c:v>
                </c:pt>
                <c:pt idx="87" formatCode="General">
                  <c:v>5.0359999999999996</c:v>
                </c:pt>
                <c:pt idx="88" formatCode="General">
                  <c:v>3.5819999999999999</c:v>
                </c:pt>
                <c:pt idx="89" formatCode="General">
                  <c:v>3.7897999999999996</c:v>
                </c:pt>
                <c:pt idx="90" formatCode="General">
                  <c:v>3.5292999999999997</c:v>
                </c:pt>
                <c:pt idx="91" formatCode="General">
                  <c:v>2.6990999999999996</c:v>
                </c:pt>
                <c:pt idx="92" formatCode="General">
                  <c:v>5.3286999999999995</c:v>
                </c:pt>
                <c:pt idx="93" formatCode="General">
                  <c:v>3.0614999999999997</c:v>
                </c:pt>
                <c:pt idx="94" formatCode="General">
                  <c:v>2.4910999999999994</c:v>
                </c:pt>
                <c:pt idx="95" formatCode="General">
                  <c:v>3.0478999999999998</c:v>
                </c:pt>
                <c:pt idx="96" formatCode="General">
                  <c:v>2.8262999999999998</c:v>
                </c:pt>
                <c:pt idx="97" formatCode="General">
                  <c:v>3.3316999999999997</c:v>
                </c:pt>
                <c:pt idx="98" formatCode="General">
                  <c:v>4.1231</c:v>
                </c:pt>
                <c:pt idx="99" formatCode="General">
                  <c:v>3.7039999999999997</c:v>
                </c:pt>
                <c:pt idx="100" formatCode="General">
                  <c:v>3.5518999999999998</c:v>
                </c:pt>
                <c:pt idx="101" formatCode="General">
                  <c:v>5.6214999999999993</c:v>
                </c:pt>
                <c:pt idx="102" formatCode="General">
                  <c:v>4.3445</c:v>
                </c:pt>
                <c:pt idx="103" formatCode="General">
                  <c:v>2.8743999999999996</c:v>
                </c:pt>
                <c:pt idx="104" formatCode="General">
                  <c:v>5.7577999999999996</c:v>
                </c:pt>
                <c:pt idx="105" formatCode="General">
                  <c:v>4.2679999999999998</c:v>
                </c:pt>
                <c:pt idx="106" formatCode="General">
                  <c:v>3.6916999999999995</c:v>
                </c:pt>
                <c:pt idx="107" formatCode="General">
                  <c:v>5.3780999999999999</c:v>
                </c:pt>
                <c:pt idx="108" formatCode="General">
                  <c:v>5.0198999999999998</c:v>
                </c:pt>
                <c:pt idx="109" formatCode="General">
                  <c:v>5.3269000000000002</c:v>
                </c:pt>
                <c:pt idx="110" formatCode="General">
                  <c:v>3.6264999999999996</c:v>
                </c:pt>
                <c:pt idx="111" formatCode="General">
                  <c:v>3.7040999999999995</c:v>
                </c:pt>
                <c:pt idx="112" formatCode="General">
                  <c:v>4.8251999999999997</c:v>
                </c:pt>
                <c:pt idx="113" formatCode="General">
                  <c:v>5.3845999999999998</c:v>
                </c:pt>
                <c:pt idx="114" formatCode="General">
                  <c:v>3.1969999999999996</c:v>
                </c:pt>
                <c:pt idx="115" formatCode="General">
                  <c:v>3.8188999999999997</c:v>
                </c:pt>
                <c:pt idx="116" formatCode="General">
                  <c:v>4.8033000000000001</c:v>
                </c:pt>
                <c:pt idx="117" formatCode="General">
                  <c:v>4.82</c:v>
                </c:pt>
                <c:pt idx="118" formatCode="General">
                  <c:v>5.7750000000000004</c:v>
                </c:pt>
                <c:pt idx="119" formatCode="General">
                  <c:v>5.1505000000000001</c:v>
                </c:pt>
                <c:pt idx="120" formatCode="General">
                  <c:v>5.8831000000000007</c:v>
                </c:pt>
                <c:pt idx="121" formatCode="General">
                  <c:v>4.9420999999999999</c:v>
                </c:pt>
                <c:pt idx="122" formatCode="General">
                  <c:v>5.6387</c:v>
                </c:pt>
                <c:pt idx="123" formatCode="General">
                  <c:v>4.7902000000000005</c:v>
                </c:pt>
                <c:pt idx="124" formatCode="General">
                  <c:v>5.5676000000000005</c:v>
                </c:pt>
                <c:pt idx="125" formatCode="General">
                  <c:v>4.0308000000000002</c:v>
                </c:pt>
                <c:pt idx="126" formatCode="General">
                  <c:v>5.9296000000000006</c:v>
                </c:pt>
                <c:pt idx="127" formatCode="General">
                  <c:v>4.3534000000000006</c:v>
                </c:pt>
                <c:pt idx="128" formatCode="General">
                  <c:v>4.2852000000000006</c:v>
                </c:pt>
                <c:pt idx="129" formatCode="General">
                  <c:v>4.9131</c:v>
                </c:pt>
                <c:pt idx="130" formatCode="General">
                  <c:v>4.9626999999999999</c:v>
                </c:pt>
                <c:pt idx="131" formatCode="General">
                  <c:v>3.6644000000000001</c:v>
                </c:pt>
                <c:pt idx="132" formatCode="General">
                  <c:v>3.8655000000000004</c:v>
                </c:pt>
                <c:pt idx="133" formatCode="General">
                  <c:v>4.6558999999999999</c:v>
                </c:pt>
                <c:pt idx="134" formatCode="General">
                  <c:v>5.2556000000000003</c:v>
                </c:pt>
                <c:pt idx="135" formatCode="General">
                  <c:v>5.4945000000000004</c:v>
                </c:pt>
                <c:pt idx="136" formatCode="General">
                  <c:v>5.8928000000000003</c:v>
                </c:pt>
                <c:pt idx="137" formatCode="General">
                  <c:v>6.3933</c:v>
                </c:pt>
                <c:pt idx="138" formatCode="General">
                  <c:v>4.9683000000000002</c:v>
                </c:pt>
                <c:pt idx="139" formatCode="General">
                  <c:v>4.0356000000000005</c:v>
                </c:pt>
                <c:pt idx="140" formatCode="General">
                  <c:v>3.9561000000000002</c:v>
                </c:pt>
                <c:pt idx="141" formatCode="General">
                  <c:v>6.5808</c:v>
                </c:pt>
              </c:numCache>
            </c:numRef>
          </c:yVal>
          <c:smooth val="0"/>
          <c:extLst>
            <c:ext xmlns:c16="http://schemas.microsoft.com/office/drawing/2014/chart" uri="{C3380CC4-5D6E-409C-BE32-E72D297353CC}">
              <c16:uniqueId val="{00000000-D253-4F57-9827-59544C2DB9AE}"/>
            </c:ext>
          </c:extLst>
        </c:ser>
        <c:dLbls>
          <c:showLegendKey val="0"/>
          <c:showVal val="0"/>
          <c:showCatName val="0"/>
          <c:showSerName val="0"/>
          <c:showPercent val="0"/>
          <c:showBubbleSize val="0"/>
        </c:dLbls>
        <c:axId val="779791944"/>
        <c:axId val="779792272"/>
      </c:scatterChart>
      <c:valAx>
        <c:axId val="779791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Elasped</a:t>
                </a:r>
                <a:r>
                  <a:rPr lang="en-US" altLang="zh-CN" baseline="0"/>
                  <a:t> 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9792272"/>
        <c:crosses val="autoZero"/>
        <c:crossBetween val="midCat"/>
      </c:valAx>
      <c:valAx>
        <c:axId val="77979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Change in</a:t>
                </a:r>
                <a:r>
                  <a:rPr lang="en-US" altLang="zh-CN" baseline="0"/>
                  <a:t> the Level of CO2 in the Atmosphere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97919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'CO2 Data Set 1'!$J$1</c:f>
              <c:strCache>
                <c:ptCount val="1"/>
                <c:pt idx="0">
                  <c:v>Change In PPM</c:v>
                </c:pt>
              </c:strCache>
            </c:strRef>
          </c:tx>
          <c:spPr>
            <a:ln w="19050" cap="rnd">
              <a:solidFill>
                <a:schemeClr val="accent1"/>
              </a:solidFill>
              <a:round/>
            </a:ln>
            <a:effectLst/>
          </c:spPr>
          <c:marker>
            <c:symbol val="none"/>
          </c:marker>
          <c:xVal>
            <c:numRef>
              <c:f>'CO2 Data Set 1'!$I$2:$I$143</c:f>
              <c:numCache>
                <c:formatCode>General</c:formatCode>
                <c:ptCount val="142"/>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numCache>
            </c:numRef>
          </c:xVal>
          <c:yVal>
            <c:numRef>
              <c:f>'CO2 Data Set 1'!$J$2:$J$143</c:f>
              <c:numCache>
                <c:formatCode>0.00_ </c:formatCode>
                <c:ptCount val="142"/>
                <c:pt idx="1">
                  <c:v>0.93000000000000682</c:v>
                </c:pt>
                <c:pt idx="2">
                  <c:v>0.72999999999996135</c:v>
                </c:pt>
                <c:pt idx="3">
                  <c:v>0.81000000000000227</c:v>
                </c:pt>
                <c:pt idx="4">
                  <c:v>0.54000000000002046</c:v>
                </c:pt>
                <c:pt idx="5">
                  <c:v>0.62999999999999545</c:v>
                </c:pt>
                <c:pt idx="6">
                  <c:v>0.42000000000001592</c:v>
                </c:pt>
                <c:pt idx="7">
                  <c:v>1.3299999999999841</c:v>
                </c:pt>
                <c:pt idx="8">
                  <c:v>0.81000000000000227</c:v>
                </c:pt>
                <c:pt idx="9">
                  <c:v>0.87000000000000455</c:v>
                </c:pt>
                <c:pt idx="10">
                  <c:v>1.5699999999999932</c:v>
                </c:pt>
                <c:pt idx="11">
                  <c:v>1.0600000000000023</c:v>
                </c:pt>
                <c:pt idx="12">
                  <c:v>0.63999999999998636</c:v>
                </c:pt>
                <c:pt idx="13">
                  <c:v>1.1399999999999864</c:v>
                </c:pt>
                <c:pt idx="14">
                  <c:v>2.2200000000000273</c:v>
                </c:pt>
                <c:pt idx="15">
                  <c:v>0.50999999999999091</c:v>
                </c:pt>
                <c:pt idx="16">
                  <c:v>0.93999999999999773</c:v>
                </c:pt>
                <c:pt idx="17">
                  <c:v>0.89999999999997726</c:v>
                </c:pt>
                <c:pt idx="18">
                  <c:v>1.8100000000000023</c:v>
                </c:pt>
                <c:pt idx="19">
                  <c:v>1.57000000000005</c:v>
                </c:pt>
                <c:pt idx="20">
                  <c:v>1.42999999999995</c:v>
                </c:pt>
                <c:pt idx="21">
                  <c:v>1.9200000000000159</c:v>
                </c:pt>
                <c:pt idx="22">
                  <c:v>1.3600000000000136</c:v>
                </c:pt>
                <c:pt idx="23">
                  <c:v>1.3600000000000136</c:v>
                </c:pt>
                <c:pt idx="24">
                  <c:v>1.6699999999999591</c:v>
                </c:pt>
                <c:pt idx="25">
                  <c:v>1.7200000000000273</c:v>
                </c:pt>
                <c:pt idx="26">
                  <c:v>1.4800000000000182</c:v>
                </c:pt>
                <c:pt idx="27">
                  <c:v>1.2599999999999909</c:v>
                </c:pt>
                <c:pt idx="28">
                  <c:v>1.6999999999999886</c:v>
                </c:pt>
                <c:pt idx="29">
                  <c:v>2.3799999999999955</c:v>
                </c:pt>
                <c:pt idx="30">
                  <c:v>1.5099999999999909</c:v>
                </c:pt>
                <c:pt idx="31">
                  <c:v>1.25</c:v>
                </c:pt>
                <c:pt idx="32">
                  <c:v>1.25</c:v>
                </c:pt>
                <c:pt idx="33">
                  <c:v>0.84000000000003183</c:v>
                </c:pt>
                <c:pt idx="34">
                  <c:v>0.66999999999995907</c:v>
                </c:pt>
                <c:pt idx="35">
                  <c:v>1.75</c:v>
                </c:pt>
                <c:pt idx="36">
                  <c:v>2.0100000000000477</c:v>
                </c:pt>
                <c:pt idx="37">
                  <c:v>1.7699999999999818</c:v>
                </c:pt>
                <c:pt idx="38">
                  <c:v>1.1399999999999864</c:v>
                </c:pt>
                <c:pt idx="39">
                  <c:v>2.9599999999999795</c:v>
                </c:pt>
                <c:pt idx="40">
                  <c:v>1.7000000000000455</c:v>
                </c:pt>
                <c:pt idx="41">
                  <c:v>1.1699999999999591</c:v>
                </c:pt>
                <c:pt idx="42">
                  <c:v>1.6100000000000136</c:v>
                </c:pt>
                <c:pt idx="43">
                  <c:v>2.1299999999999955</c:v>
                </c:pt>
                <c:pt idx="44">
                  <c:v>2.5300000000000296</c:v>
                </c:pt>
                <c:pt idx="45">
                  <c:v>1.7199999999999704</c:v>
                </c:pt>
                <c:pt idx="46">
                  <c:v>2.2800000000000296</c:v>
                </c:pt>
                <c:pt idx="47">
                  <c:v>2.1099999999999568</c:v>
                </c:pt>
                <c:pt idx="48">
                  <c:v>1.9300000000000068</c:v>
                </c:pt>
                <c:pt idx="49">
                  <c:v>1.8100000000000023</c:v>
                </c:pt>
                <c:pt idx="50">
                  <c:v>1.8100000000000023</c:v>
                </c:pt>
                <c:pt idx="51">
                  <c:v>2.4600000000000364</c:v>
                </c:pt>
                <c:pt idx="52">
                  <c:v>1.75</c:v>
                </c:pt>
                <c:pt idx="53">
                  <c:v>2.2099999999999795</c:v>
                </c:pt>
                <c:pt idx="54">
                  <c:v>2.6800000000000068</c:v>
                </c:pt>
                <c:pt idx="55">
                  <c:v>2.0699999999999932</c:v>
                </c:pt>
                <c:pt idx="56">
                  <c:v>2.1999999999999886</c:v>
                </c:pt>
                <c:pt idx="57">
                  <c:v>3.4000000000000341</c:v>
                </c:pt>
                <c:pt idx="58">
                  <c:v>2.3499999999999659</c:v>
                </c:pt>
                <c:pt idx="59">
                  <c:v>1.9600000000000364</c:v>
                </c:pt>
                <c:pt idx="60">
                  <c:v>2.9399999999999977</c:v>
                </c:pt>
                <c:pt idx="61">
                  <c:v>2.5799999999999841</c:v>
                </c:pt>
                <c:pt idx="62">
                  <c:v>2.2099999999999795</c:v>
                </c:pt>
                <c:pt idx="63" formatCode="0.00">
                  <c:v>2.8778265241935554</c:v>
                </c:pt>
                <c:pt idx="64" formatCode="0.00">
                  <c:v>2.234859455677138</c:v>
                </c:pt>
                <c:pt idx="65" formatCode="0.00">
                  <c:v>2.7307743868625067</c:v>
                </c:pt>
                <c:pt idx="66" formatCode="0.00">
                  <c:v>2.8882354099542011</c:v>
                </c:pt>
                <c:pt idx="67" formatCode="0.00">
                  <c:v>2.5744228164663214</c:v>
                </c:pt>
                <c:pt idx="68" formatCode="0.00">
                  <c:v>3.5458867708575239</c:v>
                </c:pt>
                <c:pt idx="69" formatCode="0.00">
                  <c:v>3.2615305228594922</c:v>
                </c:pt>
                <c:pt idx="70" formatCode="0.00">
                  <c:v>3.1326290167496604</c:v>
                </c:pt>
                <c:pt idx="71" formatCode="0.00">
                  <c:v>3.1276524993015</c:v>
                </c:pt>
                <c:pt idx="72" formatCode="0.00">
                  <c:v>2.6537010567356814</c:v>
                </c:pt>
                <c:pt idx="73" formatCode="0.00">
                  <c:v>2.3135143181049793</c:v>
                </c:pt>
                <c:pt idx="74" formatCode="0.00">
                  <c:v>3.0427175245860889</c:v>
                </c:pt>
                <c:pt idx="75" formatCode="0.00">
                  <c:v>2.8047767018010448</c:v>
                </c:pt>
                <c:pt idx="76" formatCode="0.00">
                  <c:v>2.4196179487278897</c:v>
                </c:pt>
                <c:pt idx="77" formatCode="0.00">
                  <c:v>3.1722511610488002</c:v>
                </c:pt>
                <c:pt idx="78" formatCode="0.00">
                  <c:v>3.2145936957911765</c:v>
                </c:pt>
                <c:pt idx="79" formatCode="0.00">
                  <c:v>3.5107048897975393</c:v>
                </c:pt>
                <c:pt idx="80" formatCode="0.00">
                  <c:v>2.201686487622704</c:v>
                </c:pt>
                <c:pt idx="81" formatCode="0.00">
                  <c:v>3.3854743720644014</c:v>
                </c:pt>
                <c:pt idx="82" formatCode="0.00">
                  <c:v>2.9775669468956858</c:v>
                </c:pt>
                <c:pt idx="83" formatCode="0.00">
                  <c:v>3.3851118447808681</c:v>
                </c:pt>
                <c:pt idx="84" formatCode="0.00">
                  <c:v>3.0801994536857502</c:v>
                </c:pt>
                <c:pt idx="85" formatCode="0.00">
                  <c:v>3.1722315038868469</c:v>
                </c:pt>
                <c:pt idx="86" formatCode="0.00">
                  <c:v>3.0322003836520013</c:v>
                </c:pt>
                <c:pt idx="87" formatCode="0.00">
                  <c:v>2.9117584807908869</c:v>
                </c:pt>
                <c:pt idx="88" formatCode="0.00">
                  <c:v>3.0837019578740956</c:v>
                </c:pt>
                <c:pt idx="89" formatCode="0.00">
                  <c:v>2.8708817656987615</c:v>
                </c:pt>
                <c:pt idx="90" formatCode="0.00">
                  <c:v>3.2437235000065896</c:v>
                </c:pt>
                <c:pt idx="91" formatCode="0.00">
                  <c:v>3.0712430502773862</c:v>
                </c:pt>
                <c:pt idx="92" formatCode="0.00">
                  <c:v>3.8129953577186204</c:v>
                </c:pt>
                <c:pt idx="93" formatCode="0.00">
                  <c:v>3.347824497868447</c:v>
                </c:pt>
                <c:pt idx="94" formatCode="0.00">
                  <c:v>3.7614804660083001</c:v>
                </c:pt>
                <c:pt idx="95" formatCode="0.00">
                  <c:v>3.2120908740691916</c:v>
                </c:pt>
                <c:pt idx="96" formatCode="0.00">
                  <c:v>3.7852322688007369</c:v>
                </c:pt>
                <c:pt idx="97" formatCode="0.00">
                  <c:v>3.7001883204748927</c:v>
                </c:pt>
                <c:pt idx="98" formatCode="0.00">
                  <c:v>3.5144535121059004</c:v>
                </c:pt>
                <c:pt idx="99" formatCode="0.00">
                  <c:v>3.52114988148299</c:v>
                </c:pt>
                <c:pt idx="100" formatCode="0.00">
                  <c:v>3.4496538584211907</c:v>
                </c:pt>
                <c:pt idx="101" formatCode="0.00">
                  <c:v>3.2754892633212562</c:v>
                </c:pt>
                <c:pt idx="102" formatCode="0.00">
                  <c:v>3.199667992101066</c:v>
                </c:pt>
                <c:pt idx="103" formatCode="0.00">
                  <c:v>3.1742863513981794</c:v>
                </c:pt>
                <c:pt idx="104" formatCode="0.00">
                  <c:v>3.2619891661183149</c:v>
                </c:pt>
                <c:pt idx="105" formatCode="0.00">
                  <c:v>2.7542969999606051</c:v>
                </c:pt>
                <c:pt idx="106" formatCode="0.00">
                  <c:v>4.2515990866479063</c:v>
                </c:pt>
                <c:pt idx="107" formatCode="0.00">
                  <c:v>3.0300994244044475</c:v>
                </c:pt>
                <c:pt idx="108" formatCode="0.00">
                  <c:v>4.5953724021210638</c:v>
                </c:pt>
                <c:pt idx="109" formatCode="0.00">
                  <c:v>3.5471234008134367</c:v>
                </c:pt>
                <c:pt idx="110" formatCode="0.00">
                  <c:v>4.1761999533951286</c:v>
                </c:pt>
                <c:pt idx="111" formatCode="0.00">
                  <c:v>3.982649494372561</c:v>
                </c:pt>
                <c:pt idx="112" formatCode="0.00">
                  <c:v>4.1366968709285539</c:v>
                </c:pt>
                <c:pt idx="113" formatCode="0.00">
                  <c:v>3.7428452562363046</c:v>
                </c:pt>
                <c:pt idx="114" formatCode="0.00">
                  <c:v>3.1868566454429557</c:v>
                </c:pt>
                <c:pt idx="115" formatCode="0.00">
                  <c:v>3.8562061528177223</c:v>
                </c:pt>
                <c:pt idx="116" formatCode="0.00">
                  <c:v>4.4620964246517376</c:v>
                </c:pt>
                <c:pt idx="117" formatCode="0.00">
                  <c:v>4.5866131918350064</c:v>
                </c:pt>
                <c:pt idx="118" formatCode="0.00">
                  <c:v>3.5016005780116988</c:v>
                </c:pt>
                <c:pt idx="119" formatCode="0.00">
                  <c:v>3.6345714658751502</c:v>
                </c:pt>
                <c:pt idx="120" formatCode="0.00">
                  <c:v>4.094728088247936</c:v>
                </c:pt>
                <c:pt idx="121" formatCode="0.00">
                  <c:v>3.7297860574380506</c:v>
                </c:pt>
                <c:pt idx="122" formatCode="0.00">
                  <c:v>3.8250847216550605</c:v>
                </c:pt>
                <c:pt idx="123" formatCode="0.00">
                  <c:v>4.5003618824462528</c:v>
                </c:pt>
                <c:pt idx="124" formatCode="0.00">
                  <c:v>4.3378317961918267</c:v>
                </c:pt>
                <c:pt idx="125" formatCode="0.00">
                  <c:v>4.6483013387746954</c:v>
                </c:pt>
                <c:pt idx="126" formatCode="0.00">
                  <c:v>3.0996019863929054</c:v>
                </c:pt>
                <c:pt idx="127" formatCode="0.00">
                  <c:v>3.858623387887139</c:v>
                </c:pt>
                <c:pt idx="128" formatCode="0.00">
                  <c:v>4.2163207726567435</c:v>
                </c:pt>
                <c:pt idx="129" formatCode="0.00">
                  <c:v>4.5745205600702352</c:v>
                </c:pt>
                <c:pt idx="130" formatCode="0.00">
                  <c:v>4.002048357770283</c:v>
                </c:pt>
                <c:pt idx="131" formatCode="0.00">
                  <c:v>4.8697801218276595</c:v>
                </c:pt>
                <c:pt idx="132" formatCode="0.00">
                  <c:v>5.0441234686830105</c:v>
                </c:pt>
                <c:pt idx="133" formatCode="0.00">
                  <c:v>4.3381886021326599</c:v>
                </c:pt>
                <c:pt idx="134" formatCode="0.00">
                  <c:v>3.9133091384424499</c:v>
                </c:pt>
                <c:pt idx="135" formatCode="0.00">
                  <c:v>5.1681740381959118</c:v>
                </c:pt>
                <c:pt idx="136" formatCode="0.00">
                  <c:v>4.0887775682132075</c:v>
                </c:pt>
                <c:pt idx="137" formatCode="0.00">
                  <c:v>4.9248759086572216</c:v>
                </c:pt>
                <c:pt idx="138" formatCode="0.00">
                  <c:v>4.2022102366008944</c:v>
                </c:pt>
                <c:pt idx="139" formatCode="0.00">
                  <c:v>4.258212840054612</c:v>
                </c:pt>
                <c:pt idx="140" formatCode="0.00">
                  <c:v>4.9222243193380706</c:v>
                </c:pt>
                <c:pt idx="141" formatCode="0.00">
                  <c:v>4.5880135804099629</c:v>
                </c:pt>
              </c:numCache>
            </c:numRef>
          </c:yVal>
          <c:smooth val="0"/>
          <c:extLst>
            <c:ext xmlns:c16="http://schemas.microsoft.com/office/drawing/2014/chart" uri="{C3380CC4-5D6E-409C-BE32-E72D297353CC}">
              <c16:uniqueId val="{00000000-7CCB-4BEE-BB34-65E870DEE5E6}"/>
            </c:ext>
          </c:extLst>
        </c:ser>
        <c:dLbls>
          <c:showLegendKey val="0"/>
          <c:showVal val="0"/>
          <c:showCatName val="0"/>
          <c:showSerName val="0"/>
          <c:showPercent val="0"/>
          <c:showBubbleSize val="0"/>
        </c:dLbls>
        <c:axId val="779833600"/>
        <c:axId val="779842128"/>
      </c:scatterChart>
      <c:valAx>
        <c:axId val="779833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Elasped 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9842128"/>
        <c:crosses val="autoZero"/>
        <c:crossBetween val="midCat"/>
      </c:valAx>
      <c:valAx>
        <c:axId val="779842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Chaneg in the</a:t>
                </a:r>
                <a:r>
                  <a:rPr lang="en-US" altLang="zh-CN" baseline="0"/>
                  <a:t> Level of CO2 In the Atmosphere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98336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'CO2 Data Set 1'!$H$1</c:f>
              <c:strCache>
                <c:ptCount val="1"/>
                <c:pt idx="0">
                  <c:v>PPM</c:v>
                </c:pt>
              </c:strCache>
            </c:strRef>
          </c:tx>
          <c:spPr>
            <a:ln w="19050" cap="rnd">
              <a:solidFill>
                <a:schemeClr val="accent1"/>
              </a:solidFill>
              <a:round/>
            </a:ln>
            <a:effectLst/>
          </c:spPr>
          <c:marker>
            <c:symbol val="none"/>
          </c:marker>
          <c:xVal>
            <c:numRef>
              <c:f>'CO2 Data Set 1'!$G$2:$G$143</c:f>
              <c:numCache>
                <c:formatCode>General</c:formatCode>
                <c:ptCount val="142"/>
                <c:pt idx="0">
                  <c:v>1959</c:v>
                </c:pt>
                <c:pt idx="1">
                  <c:v>1960</c:v>
                </c:pt>
                <c:pt idx="2">
                  <c:v>1961</c:v>
                </c:pt>
                <c:pt idx="3">
                  <c:v>1962</c:v>
                </c:pt>
                <c:pt idx="4">
                  <c:v>1963</c:v>
                </c:pt>
                <c:pt idx="5">
                  <c:v>1964</c:v>
                </c:pt>
                <c:pt idx="6">
                  <c:v>1965</c:v>
                </c:pt>
                <c:pt idx="7">
                  <c:v>1966</c:v>
                </c:pt>
                <c:pt idx="8">
                  <c:v>1967</c:v>
                </c:pt>
                <c:pt idx="9">
                  <c:v>1968</c:v>
                </c:pt>
                <c:pt idx="10">
                  <c:v>1969</c:v>
                </c:pt>
                <c:pt idx="11">
                  <c:v>1970</c:v>
                </c:pt>
                <c:pt idx="12">
                  <c:v>1971</c:v>
                </c:pt>
                <c:pt idx="13">
                  <c:v>1972</c:v>
                </c:pt>
                <c:pt idx="14">
                  <c:v>1973</c:v>
                </c:pt>
                <c:pt idx="15">
                  <c:v>1974</c:v>
                </c:pt>
                <c:pt idx="16">
                  <c:v>1975</c:v>
                </c:pt>
                <c:pt idx="17">
                  <c:v>1976</c:v>
                </c:pt>
                <c:pt idx="18">
                  <c:v>1977</c:v>
                </c:pt>
                <c:pt idx="19">
                  <c:v>1978</c:v>
                </c:pt>
                <c:pt idx="20">
                  <c:v>1979</c:v>
                </c:pt>
                <c:pt idx="21">
                  <c:v>1980</c:v>
                </c:pt>
                <c:pt idx="22">
                  <c:v>1981</c:v>
                </c:pt>
                <c:pt idx="23">
                  <c:v>1982</c:v>
                </c:pt>
                <c:pt idx="24">
                  <c:v>1983</c:v>
                </c:pt>
                <c:pt idx="25">
                  <c:v>1984</c:v>
                </c:pt>
                <c:pt idx="26">
                  <c:v>1985</c:v>
                </c:pt>
                <c:pt idx="27">
                  <c:v>1986</c:v>
                </c:pt>
                <c:pt idx="28">
                  <c:v>1987</c:v>
                </c:pt>
                <c:pt idx="29">
                  <c:v>1988</c:v>
                </c:pt>
                <c:pt idx="30">
                  <c:v>1989</c:v>
                </c:pt>
                <c:pt idx="31">
                  <c:v>1990</c:v>
                </c:pt>
                <c:pt idx="32">
                  <c:v>1991</c:v>
                </c:pt>
                <c:pt idx="33">
                  <c:v>1992</c:v>
                </c:pt>
                <c:pt idx="34">
                  <c:v>1993</c:v>
                </c:pt>
                <c:pt idx="35">
                  <c:v>1994</c:v>
                </c:pt>
                <c:pt idx="36">
                  <c:v>1995</c:v>
                </c:pt>
                <c:pt idx="37">
                  <c:v>1996</c:v>
                </c:pt>
                <c:pt idx="38">
                  <c:v>1997</c:v>
                </c:pt>
                <c:pt idx="39">
                  <c:v>1998</c:v>
                </c:pt>
                <c:pt idx="40">
                  <c:v>1999</c:v>
                </c:pt>
                <c:pt idx="41">
                  <c:v>2000</c:v>
                </c:pt>
                <c:pt idx="42">
                  <c:v>2001</c:v>
                </c:pt>
                <c:pt idx="43">
                  <c:v>2002</c:v>
                </c:pt>
                <c:pt idx="44">
                  <c:v>2003</c:v>
                </c:pt>
                <c:pt idx="45">
                  <c:v>2004</c:v>
                </c:pt>
                <c:pt idx="46">
                  <c:v>2005</c:v>
                </c:pt>
                <c:pt idx="47">
                  <c:v>2006</c:v>
                </c:pt>
                <c:pt idx="48">
                  <c:v>2007</c:v>
                </c:pt>
                <c:pt idx="49">
                  <c:v>2008</c:v>
                </c:pt>
                <c:pt idx="50">
                  <c:v>2009</c:v>
                </c:pt>
                <c:pt idx="51">
                  <c:v>2010</c:v>
                </c:pt>
                <c:pt idx="52">
                  <c:v>2011</c:v>
                </c:pt>
                <c:pt idx="53">
                  <c:v>2012</c:v>
                </c:pt>
                <c:pt idx="54">
                  <c:v>2013</c:v>
                </c:pt>
                <c:pt idx="55">
                  <c:v>2014</c:v>
                </c:pt>
                <c:pt idx="56">
                  <c:v>2015</c:v>
                </c:pt>
                <c:pt idx="57">
                  <c:v>2016</c:v>
                </c:pt>
                <c:pt idx="58">
                  <c:v>2017</c:v>
                </c:pt>
                <c:pt idx="59">
                  <c:v>2018</c:v>
                </c:pt>
                <c:pt idx="60">
                  <c:v>2019</c:v>
                </c:pt>
                <c:pt idx="61">
                  <c:v>2020</c:v>
                </c:pt>
                <c:pt idx="62">
                  <c:v>2021</c:v>
                </c:pt>
                <c:pt idx="63">
                  <c:v>2022</c:v>
                </c:pt>
                <c:pt idx="64">
                  <c:v>2023</c:v>
                </c:pt>
                <c:pt idx="65">
                  <c:v>2024</c:v>
                </c:pt>
                <c:pt idx="66">
                  <c:v>2025</c:v>
                </c:pt>
                <c:pt idx="67">
                  <c:v>2026</c:v>
                </c:pt>
                <c:pt idx="68">
                  <c:v>2027</c:v>
                </c:pt>
                <c:pt idx="69">
                  <c:v>2028</c:v>
                </c:pt>
                <c:pt idx="70">
                  <c:v>2029</c:v>
                </c:pt>
                <c:pt idx="71">
                  <c:v>2030</c:v>
                </c:pt>
                <c:pt idx="72">
                  <c:v>2031</c:v>
                </c:pt>
                <c:pt idx="73">
                  <c:v>2032</c:v>
                </c:pt>
                <c:pt idx="74">
                  <c:v>2033</c:v>
                </c:pt>
                <c:pt idx="75">
                  <c:v>2034</c:v>
                </c:pt>
                <c:pt idx="76">
                  <c:v>2035</c:v>
                </c:pt>
                <c:pt idx="77">
                  <c:v>2036</c:v>
                </c:pt>
                <c:pt idx="78">
                  <c:v>2037</c:v>
                </c:pt>
                <c:pt idx="79">
                  <c:v>2038</c:v>
                </c:pt>
                <c:pt idx="80">
                  <c:v>2039</c:v>
                </c:pt>
                <c:pt idx="81">
                  <c:v>2040</c:v>
                </c:pt>
                <c:pt idx="82">
                  <c:v>2041</c:v>
                </c:pt>
                <c:pt idx="83">
                  <c:v>2042</c:v>
                </c:pt>
                <c:pt idx="84">
                  <c:v>2043</c:v>
                </c:pt>
                <c:pt idx="85">
                  <c:v>2044</c:v>
                </c:pt>
                <c:pt idx="86">
                  <c:v>2045</c:v>
                </c:pt>
                <c:pt idx="87">
                  <c:v>2046</c:v>
                </c:pt>
                <c:pt idx="88">
                  <c:v>2047</c:v>
                </c:pt>
                <c:pt idx="89">
                  <c:v>2048</c:v>
                </c:pt>
                <c:pt idx="90">
                  <c:v>2049</c:v>
                </c:pt>
                <c:pt idx="91">
                  <c:v>2050</c:v>
                </c:pt>
                <c:pt idx="92">
                  <c:v>2051</c:v>
                </c:pt>
                <c:pt idx="93">
                  <c:v>2052</c:v>
                </c:pt>
                <c:pt idx="94">
                  <c:v>2053</c:v>
                </c:pt>
                <c:pt idx="95">
                  <c:v>2054</c:v>
                </c:pt>
                <c:pt idx="96">
                  <c:v>2055</c:v>
                </c:pt>
                <c:pt idx="97">
                  <c:v>2056</c:v>
                </c:pt>
                <c:pt idx="98">
                  <c:v>2057</c:v>
                </c:pt>
                <c:pt idx="99">
                  <c:v>2058</c:v>
                </c:pt>
                <c:pt idx="100">
                  <c:v>2059</c:v>
                </c:pt>
                <c:pt idx="101">
                  <c:v>2060</c:v>
                </c:pt>
                <c:pt idx="102">
                  <c:v>2061</c:v>
                </c:pt>
                <c:pt idx="103">
                  <c:v>2062</c:v>
                </c:pt>
                <c:pt idx="104">
                  <c:v>2063</c:v>
                </c:pt>
                <c:pt idx="105">
                  <c:v>2064</c:v>
                </c:pt>
                <c:pt idx="106">
                  <c:v>2065</c:v>
                </c:pt>
                <c:pt idx="107">
                  <c:v>2066</c:v>
                </c:pt>
                <c:pt idx="108">
                  <c:v>2067</c:v>
                </c:pt>
                <c:pt idx="109">
                  <c:v>2068</c:v>
                </c:pt>
                <c:pt idx="110">
                  <c:v>2069</c:v>
                </c:pt>
                <c:pt idx="111">
                  <c:v>2070</c:v>
                </c:pt>
                <c:pt idx="112">
                  <c:v>2071</c:v>
                </c:pt>
                <c:pt idx="113">
                  <c:v>2072</c:v>
                </c:pt>
                <c:pt idx="114">
                  <c:v>2073</c:v>
                </c:pt>
                <c:pt idx="115">
                  <c:v>2074</c:v>
                </c:pt>
                <c:pt idx="116">
                  <c:v>2075</c:v>
                </c:pt>
                <c:pt idx="117">
                  <c:v>2076</c:v>
                </c:pt>
                <c:pt idx="118">
                  <c:v>2077</c:v>
                </c:pt>
                <c:pt idx="119">
                  <c:v>2078</c:v>
                </c:pt>
                <c:pt idx="120">
                  <c:v>2079</c:v>
                </c:pt>
                <c:pt idx="121">
                  <c:v>2080</c:v>
                </c:pt>
                <c:pt idx="122">
                  <c:v>2081</c:v>
                </c:pt>
                <c:pt idx="123">
                  <c:v>2082</c:v>
                </c:pt>
                <c:pt idx="124">
                  <c:v>2083</c:v>
                </c:pt>
                <c:pt idx="125">
                  <c:v>2084</c:v>
                </c:pt>
                <c:pt idx="126">
                  <c:v>2085</c:v>
                </c:pt>
                <c:pt idx="127">
                  <c:v>2086</c:v>
                </c:pt>
                <c:pt idx="128">
                  <c:v>2087</c:v>
                </c:pt>
                <c:pt idx="129">
                  <c:v>2088</c:v>
                </c:pt>
                <c:pt idx="130">
                  <c:v>2089</c:v>
                </c:pt>
                <c:pt idx="131">
                  <c:v>2090</c:v>
                </c:pt>
                <c:pt idx="132">
                  <c:v>2091</c:v>
                </c:pt>
                <c:pt idx="133">
                  <c:v>2092</c:v>
                </c:pt>
                <c:pt idx="134">
                  <c:v>2093</c:v>
                </c:pt>
                <c:pt idx="135">
                  <c:v>2094</c:v>
                </c:pt>
                <c:pt idx="136">
                  <c:v>2095</c:v>
                </c:pt>
                <c:pt idx="137">
                  <c:v>2096</c:v>
                </c:pt>
                <c:pt idx="138">
                  <c:v>2097</c:v>
                </c:pt>
                <c:pt idx="139">
                  <c:v>2098</c:v>
                </c:pt>
                <c:pt idx="140">
                  <c:v>2099</c:v>
                </c:pt>
                <c:pt idx="141">
                  <c:v>2100</c:v>
                </c:pt>
              </c:numCache>
            </c:numRef>
          </c:xVal>
          <c:yVal>
            <c:numRef>
              <c:f>'CO2 Data Set 1'!$H$2:$H$143</c:f>
              <c:numCache>
                <c:formatCode>0.00</c:formatCode>
                <c:ptCount val="142"/>
                <c:pt idx="0">
                  <c:v>315.98</c:v>
                </c:pt>
                <c:pt idx="1">
                  <c:v>316.91000000000003</c:v>
                </c:pt>
                <c:pt idx="2">
                  <c:v>317.64</c:v>
                </c:pt>
                <c:pt idx="3">
                  <c:v>318.45</c:v>
                </c:pt>
                <c:pt idx="4">
                  <c:v>318.99</c:v>
                </c:pt>
                <c:pt idx="5">
                  <c:v>319.62</c:v>
                </c:pt>
                <c:pt idx="6">
                  <c:v>320.04000000000002</c:v>
                </c:pt>
                <c:pt idx="7">
                  <c:v>321.37</c:v>
                </c:pt>
                <c:pt idx="8">
                  <c:v>322.18</c:v>
                </c:pt>
                <c:pt idx="9">
                  <c:v>323.05</c:v>
                </c:pt>
                <c:pt idx="10">
                  <c:v>324.62</c:v>
                </c:pt>
                <c:pt idx="11">
                  <c:v>325.68</c:v>
                </c:pt>
                <c:pt idx="12">
                  <c:v>326.32</c:v>
                </c:pt>
                <c:pt idx="13">
                  <c:v>327.45999999999998</c:v>
                </c:pt>
                <c:pt idx="14">
                  <c:v>329.68</c:v>
                </c:pt>
                <c:pt idx="15">
                  <c:v>330.19</c:v>
                </c:pt>
                <c:pt idx="16">
                  <c:v>331.13</c:v>
                </c:pt>
                <c:pt idx="17">
                  <c:v>332.03</c:v>
                </c:pt>
                <c:pt idx="18">
                  <c:v>333.84</c:v>
                </c:pt>
                <c:pt idx="19">
                  <c:v>335.41</c:v>
                </c:pt>
                <c:pt idx="20">
                  <c:v>336.84</c:v>
                </c:pt>
                <c:pt idx="21">
                  <c:v>338.76</c:v>
                </c:pt>
                <c:pt idx="22">
                  <c:v>340.12</c:v>
                </c:pt>
                <c:pt idx="23">
                  <c:v>341.48</c:v>
                </c:pt>
                <c:pt idx="24">
                  <c:v>343.15</c:v>
                </c:pt>
                <c:pt idx="25">
                  <c:v>344.87</c:v>
                </c:pt>
                <c:pt idx="26">
                  <c:v>346.35</c:v>
                </c:pt>
                <c:pt idx="27">
                  <c:v>347.61</c:v>
                </c:pt>
                <c:pt idx="28">
                  <c:v>349.31</c:v>
                </c:pt>
                <c:pt idx="29">
                  <c:v>351.69</c:v>
                </c:pt>
                <c:pt idx="30">
                  <c:v>353.2</c:v>
                </c:pt>
                <c:pt idx="31">
                  <c:v>354.45</c:v>
                </c:pt>
                <c:pt idx="32">
                  <c:v>355.7</c:v>
                </c:pt>
                <c:pt idx="33">
                  <c:v>356.54</c:v>
                </c:pt>
                <c:pt idx="34">
                  <c:v>357.21</c:v>
                </c:pt>
                <c:pt idx="35">
                  <c:v>358.96</c:v>
                </c:pt>
                <c:pt idx="36">
                  <c:v>360.97</c:v>
                </c:pt>
                <c:pt idx="37">
                  <c:v>362.74</c:v>
                </c:pt>
                <c:pt idx="38">
                  <c:v>363.88</c:v>
                </c:pt>
                <c:pt idx="39">
                  <c:v>366.84</c:v>
                </c:pt>
                <c:pt idx="40">
                  <c:v>368.54</c:v>
                </c:pt>
                <c:pt idx="41">
                  <c:v>369.71</c:v>
                </c:pt>
                <c:pt idx="42">
                  <c:v>371.32</c:v>
                </c:pt>
                <c:pt idx="43">
                  <c:v>373.45</c:v>
                </c:pt>
                <c:pt idx="44">
                  <c:v>375.98</c:v>
                </c:pt>
                <c:pt idx="45">
                  <c:v>377.7</c:v>
                </c:pt>
                <c:pt idx="46">
                  <c:v>379.98</c:v>
                </c:pt>
                <c:pt idx="47">
                  <c:v>382.09</c:v>
                </c:pt>
                <c:pt idx="48">
                  <c:v>384.02</c:v>
                </c:pt>
                <c:pt idx="49">
                  <c:v>385.83</c:v>
                </c:pt>
                <c:pt idx="50">
                  <c:v>387.64</c:v>
                </c:pt>
                <c:pt idx="51">
                  <c:v>390.1</c:v>
                </c:pt>
                <c:pt idx="52">
                  <c:v>391.85</c:v>
                </c:pt>
                <c:pt idx="53">
                  <c:v>394.06</c:v>
                </c:pt>
                <c:pt idx="54">
                  <c:v>396.74</c:v>
                </c:pt>
                <c:pt idx="55">
                  <c:v>398.81</c:v>
                </c:pt>
                <c:pt idx="56">
                  <c:v>401.01</c:v>
                </c:pt>
                <c:pt idx="57">
                  <c:v>404.41</c:v>
                </c:pt>
                <c:pt idx="58">
                  <c:v>406.76</c:v>
                </c:pt>
                <c:pt idx="59">
                  <c:v>408.72</c:v>
                </c:pt>
                <c:pt idx="60">
                  <c:v>411.66</c:v>
                </c:pt>
                <c:pt idx="61">
                  <c:v>414.24</c:v>
                </c:pt>
                <c:pt idx="62">
                  <c:v>416.45</c:v>
                </c:pt>
                <c:pt idx="63" formatCode="0.00_ ">
                  <c:v>419.32782652419354</c:v>
                </c:pt>
                <c:pt idx="64" formatCode="0.00_ ">
                  <c:v>421.56268597987065</c:v>
                </c:pt>
                <c:pt idx="65" formatCode="0.00_ ">
                  <c:v>424.29346036673314</c:v>
                </c:pt>
                <c:pt idx="66" formatCode="0.00_ ">
                  <c:v>427.18169577668732</c:v>
                </c:pt>
                <c:pt idx="67" formatCode="0.00_ ">
                  <c:v>429.75611859315364</c:v>
                </c:pt>
                <c:pt idx="68" formatCode="0.00_ ">
                  <c:v>433.30200536401117</c:v>
                </c:pt>
                <c:pt idx="69" formatCode="0.00_ ">
                  <c:v>436.56353588687068</c:v>
                </c:pt>
                <c:pt idx="70" formatCode="0.00_ ">
                  <c:v>439.69616490362034</c:v>
                </c:pt>
                <c:pt idx="71" formatCode="0.00_ ">
                  <c:v>442.82381740292186</c:v>
                </c:pt>
                <c:pt idx="72" formatCode="0.00_ ">
                  <c:v>445.47751845965752</c:v>
                </c:pt>
                <c:pt idx="73" formatCode="0.00_ ">
                  <c:v>447.7910327777625</c:v>
                </c:pt>
                <c:pt idx="74" formatCode="0.00_ ">
                  <c:v>450.83375030234856</c:v>
                </c:pt>
                <c:pt idx="75" formatCode="0.00_ ">
                  <c:v>453.63852700414958</c:v>
                </c:pt>
                <c:pt idx="76" formatCode="0.00_ ">
                  <c:v>456.05814495287746</c:v>
                </c:pt>
                <c:pt idx="77" formatCode="0.00_ ">
                  <c:v>459.23039611392625</c:v>
                </c:pt>
                <c:pt idx="78" formatCode="0.00_ ">
                  <c:v>462.44498980971741</c:v>
                </c:pt>
                <c:pt idx="79" formatCode="0.00_ ">
                  <c:v>465.95569469951494</c:v>
                </c:pt>
                <c:pt idx="80" formatCode="0.00_ ">
                  <c:v>468.15738118713762</c:v>
                </c:pt>
                <c:pt idx="81" formatCode="0.00_ ">
                  <c:v>471.542855559202</c:v>
                </c:pt>
                <c:pt idx="82" formatCode="0.00_ ">
                  <c:v>474.5204225060977</c:v>
                </c:pt>
                <c:pt idx="83" formatCode="0.00_ ">
                  <c:v>477.90553435087855</c:v>
                </c:pt>
                <c:pt idx="84" formatCode="0.00_ ">
                  <c:v>480.98573380456429</c:v>
                </c:pt>
                <c:pt idx="85" formatCode="0.00_ ">
                  <c:v>484.15796530845114</c:v>
                </c:pt>
                <c:pt idx="86" formatCode="0.00_ ">
                  <c:v>487.19016569210316</c:v>
                </c:pt>
                <c:pt idx="87" formatCode="0.00_ ">
                  <c:v>490.10192417289403</c:v>
                </c:pt>
                <c:pt idx="88" formatCode="0.00_ ">
                  <c:v>493.18562613076813</c:v>
                </c:pt>
                <c:pt idx="89" formatCode="0.00_ ">
                  <c:v>496.05650789646688</c:v>
                </c:pt>
                <c:pt idx="90" formatCode="0.00_ ">
                  <c:v>499.30023139647346</c:v>
                </c:pt>
                <c:pt idx="91" formatCode="0.00_ ">
                  <c:v>502.37147444675082</c:v>
                </c:pt>
                <c:pt idx="92" formatCode="0.00_ ">
                  <c:v>506.18446980446947</c:v>
                </c:pt>
                <c:pt idx="93" formatCode="0.00_ ">
                  <c:v>509.5322943023379</c:v>
                </c:pt>
                <c:pt idx="94" formatCode="0.00_ ">
                  <c:v>513.29377476834622</c:v>
                </c:pt>
                <c:pt idx="95" formatCode="0.00_ ">
                  <c:v>516.50586564241542</c:v>
                </c:pt>
                <c:pt idx="96" formatCode="0.00_ ">
                  <c:v>520.29109791121618</c:v>
                </c:pt>
                <c:pt idx="97" formatCode="0.00_ ">
                  <c:v>523.99128623169111</c:v>
                </c:pt>
                <c:pt idx="98" formatCode="0.00_ ">
                  <c:v>527.50573974379699</c:v>
                </c:pt>
                <c:pt idx="99" formatCode="0.00_ ">
                  <c:v>531.02688962527998</c:v>
                </c:pt>
                <c:pt idx="100" formatCode="0.00_ ">
                  <c:v>534.47654348370122</c:v>
                </c:pt>
                <c:pt idx="101" formatCode="0.00_ ">
                  <c:v>537.75203274702244</c:v>
                </c:pt>
                <c:pt idx="102" formatCode="0.00_ ">
                  <c:v>540.95170073912345</c:v>
                </c:pt>
                <c:pt idx="103" formatCode="0.00_ ">
                  <c:v>544.12598709052168</c:v>
                </c:pt>
                <c:pt idx="104" formatCode="0.00_ ">
                  <c:v>547.38797625663994</c:v>
                </c:pt>
                <c:pt idx="105" formatCode="0.00_ ">
                  <c:v>550.14227325660056</c:v>
                </c:pt>
                <c:pt idx="106" formatCode="0.00_ ">
                  <c:v>554.39387234324852</c:v>
                </c:pt>
                <c:pt idx="107" formatCode="0.00_ ">
                  <c:v>557.42397176765292</c:v>
                </c:pt>
                <c:pt idx="108" formatCode="0.00_ ">
                  <c:v>562.01934416977394</c:v>
                </c:pt>
                <c:pt idx="109" formatCode="0.00_ ">
                  <c:v>565.56646757058741</c:v>
                </c:pt>
                <c:pt idx="110" formatCode="0.00_ ">
                  <c:v>569.7426675239825</c:v>
                </c:pt>
                <c:pt idx="111" formatCode="0.00_ ">
                  <c:v>573.7253170183551</c:v>
                </c:pt>
                <c:pt idx="112" formatCode="0.00_ ">
                  <c:v>577.86201388928362</c:v>
                </c:pt>
                <c:pt idx="113" formatCode="0.00_ ">
                  <c:v>581.60485914551987</c:v>
                </c:pt>
                <c:pt idx="114" formatCode="0.00_ ">
                  <c:v>584.79171579096283</c:v>
                </c:pt>
                <c:pt idx="115" formatCode="0.00_ ">
                  <c:v>588.6479219437806</c:v>
                </c:pt>
                <c:pt idx="116" formatCode="0.00_ ">
                  <c:v>593.11001836843229</c:v>
                </c:pt>
                <c:pt idx="117" formatCode="0.00_ ">
                  <c:v>597.69663156026729</c:v>
                </c:pt>
                <c:pt idx="118" formatCode="0.00_ ">
                  <c:v>601.19823213827897</c:v>
                </c:pt>
                <c:pt idx="119" formatCode="0.00_ ">
                  <c:v>604.83280360415415</c:v>
                </c:pt>
                <c:pt idx="120" formatCode="0.00_ ">
                  <c:v>608.92753169240211</c:v>
                </c:pt>
                <c:pt idx="121" formatCode="0.00_ ">
                  <c:v>612.65731774984022</c:v>
                </c:pt>
                <c:pt idx="122" formatCode="0.00_ ">
                  <c:v>616.48240247149533</c:v>
                </c:pt>
                <c:pt idx="123" formatCode="0.00_ ">
                  <c:v>620.98276435394155</c:v>
                </c:pt>
                <c:pt idx="124" formatCode="0.00_ ">
                  <c:v>625.32059615013338</c:v>
                </c:pt>
                <c:pt idx="125" formatCode="0.00_ ">
                  <c:v>629.96889748890806</c:v>
                </c:pt>
                <c:pt idx="126" formatCode="0.00_ ">
                  <c:v>633.068499475301</c:v>
                </c:pt>
                <c:pt idx="127" formatCode="0.00_ ">
                  <c:v>636.92712286318817</c:v>
                </c:pt>
                <c:pt idx="128" formatCode="0.00_ ">
                  <c:v>641.14344363584496</c:v>
                </c:pt>
                <c:pt idx="129" formatCode="0.00_ ">
                  <c:v>645.71796419591521</c:v>
                </c:pt>
                <c:pt idx="130" formatCode="0.00_ ">
                  <c:v>649.72001255368548</c:v>
                </c:pt>
                <c:pt idx="131" formatCode="0.00_ ">
                  <c:v>654.58979267551308</c:v>
                </c:pt>
                <c:pt idx="132" formatCode="0.00_ ">
                  <c:v>659.63391614419606</c:v>
                </c:pt>
                <c:pt idx="133" formatCode="0.00_ ">
                  <c:v>663.97210474632868</c:v>
                </c:pt>
                <c:pt idx="134" formatCode="0.00_ ">
                  <c:v>667.88541388477108</c:v>
                </c:pt>
                <c:pt idx="135" formatCode="0.00_ ">
                  <c:v>673.05358792296704</c:v>
                </c:pt>
                <c:pt idx="136" formatCode="0.00_ ">
                  <c:v>677.14236549118027</c:v>
                </c:pt>
                <c:pt idx="137" formatCode="0.00_ ">
                  <c:v>682.06724139983749</c:v>
                </c:pt>
                <c:pt idx="138" formatCode="0.00_ ">
                  <c:v>686.26945163643836</c:v>
                </c:pt>
                <c:pt idx="139" formatCode="0.00_ ">
                  <c:v>690.52766447649299</c:v>
                </c:pt>
                <c:pt idx="140" formatCode="0.00_ ">
                  <c:v>695.44988879583104</c:v>
                </c:pt>
                <c:pt idx="141" formatCode="0.00_ ">
                  <c:v>700.03790237624105</c:v>
                </c:pt>
              </c:numCache>
            </c:numRef>
          </c:yVal>
          <c:smooth val="0"/>
          <c:extLst>
            <c:ext xmlns:c16="http://schemas.microsoft.com/office/drawing/2014/chart" uri="{C3380CC4-5D6E-409C-BE32-E72D297353CC}">
              <c16:uniqueId val="{00000000-56AF-482D-84E7-E7015C163CC3}"/>
            </c:ext>
          </c:extLst>
        </c:ser>
        <c:dLbls>
          <c:showLegendKey val="0"/>
          <c:showVal val="0"/>
          <c:showCatName val="0"/>
          <c:showSerName val="0"/>
          <c:showPercent val="0"/>
          <c:showBubbleSize val="0"/>
        </c:dLbls>
        <c:axId val="982786031"/>
        <c:axId val="982794351"/>
      </c:scatterChart>
      <c:valAx>
        <c:axId val="9827860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794351"/>
        <c:crosses val="autoZero"/>
        <c:crossBetween val="midCat"/>
      </c:valAx>
      <c:valAx>
        <c:axId val="982794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Level</a:t>
                </a:r>
                <a:r>
                  <a:rPr lang="en-US" altLang="zh-CN" baseline="0"/>
                  <a:t> of CO2 in the Atmosphere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7860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01BED-D603-4931-8ACB-EBBDFC27D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3769</Words>
  <Characters>21486</Characters>
  <Application>Microsoft Office Word</Application>
  <DocSecurity>4</DocSecurity>
  <Lines>179</Lines>
  <Paragraphs>50</Paragraphs>
  <ScaleCrop>false</ScaleCrop>
  <Company/>
  <LinksUpToDate>false</LinksUpToDate>
  <CharactersWithSpaces>25205</CharactersWithSpaces>
  <SharedDoc>false</SharedDoc>
  <HLinks>
    <vt:vector size="84" baseType="variant">
      <vt:variant>
        <vt:i4>4587523</vt:i4>
      </vt:variant>
      <vt:variant>
        <vt:i4>39</vt:i4>
      </vt:variant>
      <vt:variant>
        <vt:i4>0</vt:i4>
      </vt:variant>
      <vt:variant>
        <vt:i4>5</vt:i4>
      </vt:variant>
      <vt:variant>
        <vt:lpwstr>https://www.cnblogs.com/LOSKI/p/10639621.html</vt:lpwstr>
      </vt:variant>
      <vt:variant>
        <vt:lpwstr/>
      </vt:variant>
      <vt:variant>
        <vt:i4>4063317</vt:i4>
      </vt:variant>
      <vt:variant>
        <vt:i4>36</vt:i4>
      </vt:variant>
      <vt:variant>
        <vt:i4>0</vt:i4>
      </vt:variant>
      <vt:variant>
        <vt:i4>5</vt:i4>
      </vt:variant>
      <vt:variant>
        <vt:lpwstr>https://blog.csdn.net/weixin_49583390/article/details/121914303</vt:lpwstr>
      </vt:variant>
      <vt:variant>
        <vt:lpwstr/>
      </vt:variant>
      <vt:variant>
        <vt:i4>3670098</vt:i4>
      </vt:variant>
      <vt:variant>
        <vt:i4>33</vt:i4>
      </vt:variant>
      <vt:variant>
        <vt:i4>0</vt:i4>
      </vt:variant>
      <vt:variant>
        <vt:i4>5</vt:i4>
      </vt:variant>
      <vt:variant>
        <vt:lpwstr>https://blog.csdn.net/qq_40587575/article/details/81072334</vt:lpwstr>
      </vt:variant>
      <vt:variant>
        <vt:lpwstr/>
      </vt:variant>
      <vt:variant>
        <vt:i4>3342451</vt:i4>
      </vt:variant>
      <vt:variant>
        <vt:i4>30</vt:i4>
      </vt:variant>
      <vt:variant>
        <vt:i4>0</vt:i4>
      </vt:variant>
      <vt:variant>
        <vt:i4>5</vt:i4>
      </vt:variant>
      <vt:variant>
        <vt:lpwstr>https://medium.com/analytics-vidhya/interpreting-acf-or-auto-correlation-plot-d12e9051cd14</vt:lpwstr>
      </vt:variant>
      <vt:variant>
        <vt:lpwstr/>
      </vt:variant>
      <vt:variant>
        <vt:i4>8192098</vt:i4>
      </vt:variant>
      <vt:variant>
        <vt:i4>27</vt:i4>
      </vt:variant>
      <vt:variant>
        <vt:i4>0</vt:i4>
      </vt:variant>
      <vt:variant>
        <vt:i4>5</vt:i4>
      </vt:variant>
      <vt:variant>
        <vt:lpwstr>https://www.investopedia.com/terms/a/autoregressive-integrated-moving-average-arima.asp</vt:lpwstr>
      </vt:variant>
      <vt:variant>
        <vt:lpwstr>:~:text=An%20autoregressive%20integrated%20moving%20average%2C%20or%20ARIMA%2C%20is%20a%20statistical,values%20based%20on%20past%20values</vt:lpwstr>
      </vt:variant>
      <vt:variant>
        <vt:i4>6094865</vt:i4>
      </vt:variant>
      <vt:variant>
        <vt:i4>24</vt:i4>
      </vt:variant>
      <vt:variant>
        <vt:i4>0</vt:i4>
      </vt:variant>
      <vt:variant>
        <vt:i4>5</vt:i4>
      </vt:variant>
      <vt:variant>
        <vt:lpwstr>https://en.wikipedia.org/wiki/Bayesian_information_criterion</vt:lpwstr>
      </vt:variant>
      <vt:variant>
        <vt:lpwstr/>
      </vt:variant>
      <vt:variant>
        <vt:i4>3735667</vt:i4>
      </vt:variant>
      <vt:variant>
        <vt:i4>21</vt:i4>
      </vt:variant>
      <vt:variant>
        <vt:i4>0</vt:i4>
      </vt:variant>
      <vt:variant>
        <vt:i4>5</vt:i4>
      </vt:variant>
      <vt:variant>
        <vt:lpwstr>https://en.wikipedia.org/wiki/Akaike_information_criterion</vt:lpwstr>
      </vt:variant>
      <vt:variant>
        <vt:lpwstr/>
      </vt:variant>
      <vt:variant>
        <vt:i4>6094865</vt:i4>
      </vt:variant>
      <vt:variant>
        <vt:i4>18</vt:i4>
      </vt:variant>
      <vt:variant>
        <vt:i4>0</vt:i4>
      </vt:variant>
      <vt:variant>
        <vt:i4>5</vt:i4>
      </vt:variant>
      <vt:variant>
        <vt:lpwstr>https://en.wikipedia.org/wiki/Bayesian_information_criterion</vt:lpwstr>
      </vt:variant>
      <vt:variant>
        <vt:lpwstr/>
      </vt:variant>
      <vt:variant>
        <vt:i4>3735667</vt:i4>
      </vt:variant>
      <vt:variant>
        <vt:i4>15</vt:i4>
      </vt:variant>
      <vt:variant>
        <vt:i4>0</vt:i4>
      </vt:variant>
      <vt:variant>
        <vt:i4>5</vt:i4>
      </vt:variant>
      <vt:variant>
        <vt:lpwstr>https://en.wikipedia.org/wiki/Akaike_information_criterion</vt:lpwstr>
      </vt:variant>
      <vt:variant>
        <vt:lpwstr/>
      </vt:variant>
      <vt:variant>
        <vt:i4>8061053</vt:i4>
      </vt:variant>
      <vt:variant>
        <vt:i4>12</vt:i4>
      </vt:variant>
      <vt:variant>
        <vt:i4>0</vt:i4>
      </vt:variant>
      <vt:variant>
        <vt:i4>5</vt:i4>
      </vt:variant>
      <vt:variant>
        <vt:lpwstr>https://otexts.com/fpp3/long-short-ts.html</vt:lpwstr>
      </vt:variant>
      <vt:variant>
        <vt:lpwstr/>
      </vt:variant>
      <vt:variant>
        <vt:i4>3342451</vt:i4>
      </vt:variant>
      <vt:variant>
        <vt:i4>9</vt:i4>
      </vt:variant>
      <vt:variant>
        <vt:i4>0</vt:i4>
      </vt:variant>
      <vt:variant>
        <vt:i4>5</vt:i4>
      </vt:variant>
      <vt:variant>
        <vt:lpwstr>https://medium.com/analytics-vidhya/interpreting-acf-or-auto-correlation-plot-d12e9051cd14</vt:lpwstr>
      </vt:variant>
      <vt:variant>
        <vt:lpwstr/>
      </vt:variant>
      <vt:variant>
        <vt:i4>7471152</vt:i4>
      </vt:variant>
      <vt:variant>
        <vt:i4>6</vt:i4>
      </vt:variant>
      <vt:variant>
        <vt:i4>0</vt:i4>
      </vt:variant>
      <vt:variant>
        <vt:i4>5</vt:i4>
      </vt:variant>
      <vt:variant>
        <vt:lpwstr>https://en.wikipedia.org/wiki/Augmented_Dickey%E2%80%93Fuller_test</vt:lpwstr>
      </vt:variant>
      <vt:variant>
        <vt:lpwstr/>
      </vt:variant>
      <vt:variant>
        <vt:i4>2097192</vt:i4>
      </vt:variant>
      <vt:variant>
        <vt:i4>3</vt:i4>
      </vt:variant>
      <vt:variant>
        <vt:i4>0</vt:i4>
      </vt:variant>
      <vt:variant>
        <vt:i4>5</vt:i4>
      </vt:variant>
      <vt:variant>
        <vt:lpwstr>https://blog.csdn.net/W1995S/article/details/118153146</vt:lpwstr>
      </vt:variant>
      <vt:variant>
        <vt:lpwstr/>
      </vt:variant>
      <vt:variant>
        <vt:i4>1835038</vt:i4>
      </vt:variant>
      <vt:variant>
        <vt:i4>0</vt:i4>
      </vt:variant>
      <vt:variant>
        <vt:i4>0</vt:i4>
      </vt:variant>
      <vt:variant>
        <vt:i4>5</vt:i4>
      </vt:variant>
      <vt:variant>
        <vt:lpwstr>https://www.investopedia.com/terms/s/stochastic-modeling.asp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2022-11-14T12:36:00Z</dcterms:created>
  <dcterms:modified xsi:type="dcterms:W3CDTF">2022-11-16T05:21:00Z</dcterms:modified>
</cp:coreProperties>
</file>